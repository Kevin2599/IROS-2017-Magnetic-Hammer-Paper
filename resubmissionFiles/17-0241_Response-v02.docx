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FDE001" w14:textId="77777777" w:rsidR="006572DC" w:rsidRDefault="006572DC" w:rsidP="006572DC">
      <w:pPr>
        <w:spacing w:line="0" w:lineRule="atLeast"/>
        <w:ind w:left="2360"/>
        <w:rPr>
          <w:rFonts w:ascii="Arial" w:eastAsia="Arial" w:hAnsi="Arial"/>
        </w:rPr>
      </w:pPr>
      <w:bookmarkStart w:id="0" w:name="page1"/>
      <w:bookmarkStart w:id="1" w:name="_GoBack"/>
      <w:bookmarkEnd w:id="0"/>
      <w:bookmarkEnd w:id="1"/>
      <w:r>
        <w:rPr>
          <w:rFonts w:ascii="Arial" w:eastAsia="Arial" w:hAnsi="Arial"/>
        </w:rPr>
        <w:t>CONFIDENTIAL. Limited circulation. For review only</w:t>
      </w:r>
    </w:p>
    <w:p w14:paraId="0A875950" w14:textId="77777777" w:rsidR="006572DC" w:rsidRDefault="006572DC" w:rsidP="006572DC">
      <w:pPr>
        <w:spacing w:line="200" w:lineRule="exact"/>
        <w:rPr>
          <w:rFonts w:ascii="Times New Roman" w:eastAsia="Times New Roman" w:hAnsi="Times New Roman"/>
          <w:sz w:val="24"/>
        </w:rPr>
      </w:pPr>
    </w:p>
    <w:p w14:paraId="057A0877" w14:textId="77777777" w:rsidR="006572DC" w:rsidRDefault="006572DC" w:rsidP="006572DC">
      <w:pPr>
        <w:spacing w:line="200" w:lineRule="exact"/>
        <w:rPr>
          <w:rFonts w:ascii="Times New Roman" w:eastAsia="Times New Roman" w:hAnsi="Times New Roman"/>
          <w:sz w:val="24"/>
        </w:rPr>
      </w:pPr>
    </w:p>
    <w:p w14:paraId="35A36BC3" w14:textId="77777777" w:rsidR="006572DC" w:rsidRDefault="00321440" w:rsidP="006572DC">
      <w:pPr>
        <w:spacing w:line="345" w:lineRule="exact"/>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59264" behindDoc="0" locked="0" layoutInCell="1" allowOverlap="1" wp14:anchorId="05B5C14F" wp14:editId="28C5A0CF">
                <wp:simplePos x="0" y="0"/>
                <wp:positionH relativeFrom="column">
                  <wp:posOffset>-114300</wp:posOffset>
                </wp:positionH>
                <wp:positionV relativeFrom="paragraph">
                  <wp:posOffset>171450</wp:posOffset>
                </wp:positionV>
                <wp:extent cx="2857500" cy="11430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575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DFF5FC" w14:textId="77777777" w:rsidR="00811F55" w:rsidRDefault="00811F55" w:rsidP="00321440">
                            <w:pPr>
                              <w:pStyle w:val="Header"/>
                            </w:pPr>
                            <w:r>
                              <w:rPr>
                                <w:noProof/>
                              </w:rPr>
                              <w:drawing>
                                <wp:inline distT="0" distB="0" distL="0" distR="0" wp14:anchorId="7070103F" wp14:editId="162C3F4B">
                                  <wp:extent cx="1802726" cy="731520"/>
                                  <wp:effectExtent l="19050" t="0" r="7024" b="0"/>
                                  <wp:docPr id="2" name="Picture 1" descr="C:\Documents and Settings\lherbek\Desktop\UH Carnegi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herbek\Desktop\UH Carnegie logo.jpg"/>
                                          <pic:cNvPicPr>
                                            <a:picLocks noChangeAspect="1" noChangeArrowheads="1"/>
                                          </pic:cNvPicPr>
                                        </pic:nvPicPr>
                                        <pic:blipFill>
                                          <a:blip r:embed="rId8"/>
                                          <a:srcRect/>
                                          <a:stretch>
                                            <a:fillRect/>
                                          </a:stretch>
                                        </pic:blipFill>
                                        <pic:spPr bwMode="auto">
                                          <a:xfrm>
                                            <a:off x="0" y="0"/>
                                            <a:ext cx="1802726" cy="731520"/>
                                          </a:xfrm>
                                          <a:prstGeom prst="rect">
                                            <a:avLst/>
                                          </a:prstGeom>
                                          <a:noFill/>
                                          <a:ln w="9525">
                                            <a:noFill/>
                                            <a:miter lim="800000"/>
                                            <a:headEnd/>
                                            <a:tailEnd/>
                                          </a:ln>
                                        </pic:spPr>
                                      </pic:pic>
                                    </a:graphicData>
                                  </a:graphic>
                                </wp:inline>
                              </w:drawing>
                            </w:r>
                          </w:p>
                          <w:p w14:paraId="27EC8F07" w14:textId="77777777" w:rsidR="00811F55" w:rsidRDefault="00811F55" w:rsidP="00321440">
                            <w:pPr>
                              <w:pStyle w:val="CM1"/>
                              <w:rPr>
                                <w:b/>
                                <w:bCs/>
                                <w:color w:val="211E1F"/>
                                <w:sz w:val="18"/>
                                <w:szCs w:val="18"/>
                              </w:rPr>
                            </w:pPr>
                            <w:r>
                              <w:rPr>
                                <w:b/>
                                <w:bCs/>
                                <w:color w:val="211E1F"/>
                                <w:sz w:val="18"/>
                                <w:szCs w:val="18"/>
                              </w:rPr>
                              <w:t xml:space="preserve">Cullen College of Engineering </w:t>
                            </w:r>
                          </w:p>
                          <w:p w14:paraId="3937C826" w14:textId="77777777" w:rsidR="00811F55" w:rsidRPr="00733556" w:rsidRDefault="00811F55" w:rsidP="00321440">
                            <w:pPr>
                              <w:pStyle w:val="CM1"/>
                              <w:rPr>
                                <w:color w:val="211E1F"/>
                                <w:sz w:val="18"/>
                                <w:szCs w:val="18"/>
                              </w:rPr>
                            </w:pPr>
                            <w:r w:rsidRPr="00733556">
                              <w:rPr>
                                <w:bCs/>
                                <w:color w:val="211E1F"/>
                                <w:sz w:val="18"/>
                                <w:szCs w:val="18"/>
                              </w:rPr>
                              <w:t>Department of Electrical and Computer Engineering</w:t>
                            </w:r>
                          </w:p>
                          <w:p w14:paraId="2C063405" w14:textId="77777777" w:rsidR="00811F55" w:rsidRDefault="00811F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type w14:anchorId="05B5C14F" id="_x0000_t202" coordsize="21600,21600" o:spt="202" path="m,l,21600r21600,l21600,xe">
                <v:stroke joinstyle="miter"/>
                <v:path gradientshapeok="t" o:connecttype="rect"/>
              </v:shapetype>
              <v:shape id="Text Box 1" o:spid="_x0000_s1026" type="#_x0000_t202" style="position:absolute;margin-left:-9pt;margin-top:13.5pt;width:225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" filled="f" stroked="f">
                <v:textbox>
                  <w:txbxContent>
                    <w:p w14:paraId="21DFF5FC" w14:textId="77777777" w:rsidR="00811F55" w:rsidRDefault="00811F55" w:rsidP="00321440">
                      <w:pPr>
                        <w:pStyle w:val="Header"/>
                      </w:pPr>
                      <w:r>
                        <w:rPr>
                          <w:noProof/>
                        </w:rPr>
                        <w:drawing>
                          <wp:inline distT="0" distB="0" distL="0" distR="0" wp14:anchorId="7070103F" wp14:editId="162C3F4B">
                            <wp:extent cx="1802726" cy="731520"/>
                            <wp:effectExtent l="19050" t="0" r="7024" b="0"/>
                            <wp:docPr id="2" name="Picture 1" descr="C:\Documents and Settings\lherbek\Desktop\UH Carnegi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herbek\Desktop\UH Carnegie logo.jpg"/>
                                    <pic:cNvPicPr>
                                      <a:picLocks noChangeAspect="1" noChangeArrowheads="1"/>
                                    </pic:cNvPicPr>
                                  </pic:nvPicPr>
                                  <pic:blipFill>
                                    <a:blip r:embed="rId9"/>
                                    <a:srcRect/>
                                    <a:stretch>
                                      <a:fillRect/>
                                    </a:stretch>
                                  </pic:blipFill>
                                  <pic:spPr bwMode="auto">
                                    <a:xfrm>
                                      <a:off x="0" y="0"/>
                                      <a:ext cx="1802726" cy="731520"/>
                                    </a:xfrm>
                                    <a:prstGeom prst="rect">
                                      <a:avLst/>
                                    </a:prstGeom>
                                    <a:noFill/>
                                    <a:ln w="9525">
                                      <a:noFill/>
                                      <a:miter lim="800000"/>
                                      <a:headEnd/>
                                      <a:tailEnd/>
                                    </a:ln>
                                  </pic:spPr>
                                </pic:pic>
                              </a:graphicData>
                            </a:graphic>
                          </wp:inline>
                        </w:drawing>
                      </w:r>
                    </w:p>
                    <w:p w14:paraId="27EC8F07" w14:textId="77777777" w:rsidR="00811F55" w:rsidRDefault="00811F55" w:rsidP="00321440">
                      <w:pPr>
                        <w:pStyle w:val="CM1"/>
                        <w:rPr>
                          <w:b/>
                          <w:bCs/>
                          <w:color w:val="211E1F"/>
                          <w:sz w:val="18"/>
                          <w:szCs w:val="18"/>
                        </w:rPr>
                      </w:pPr>
                      <w:r>
                        <w:rPr>
                          <w:b/>
                          <w:bCs/>
                          <w:color w:val="211E1F"/>
                          <w:sz w:val="18"/>
                          <w:szCs w:val="18"/>
                        </w:rPr>
                        <w:t xml:space="preserve">Cullen College of Engineering </w:t>
                      </w:r>
                    </w:p>
                    <w:p w14:paraId="3937C826" w14:textId="77777777" w:rsidR="00811F55" w:rsidRPr="00733556" w:rsidRDefault="00811F55" w:rsidP="00321440">
                      <w:pPr>
                        <w:pStyle w:val="CM1"/>
                        <w:rPr>
                          <w:color w:val="211E1F"/>
                          <w:sz w:val="18"/>
                          <w:szCs w:val="18"/>
                        </w:rPr>
                      </w:pPr>
                      <w:r w:rsidRPr="00733556">
                        <w:rPr>
                          <w:bCs/>
                          <w:color w:val="211E1F"/>
                          <w:sz w:val="18"/>
                          <w:szCs w:val="18"/>
                        </w:rPr>
                        <w:t>Department of Electrical and Computer Engineering</w:t>
                      </w:r>
                    </w:p>
                    <w:p w14:paraId="2C063405" w14:textId="77777777" w:rsidR="00811F55" w:rsidRDefault="00811F55"/>
                  </w:txbxContent>
                </v:textbox>
                <w10:wrap type="square"/>
              </v:shape>
            </w:pict>
          </mc:Fallback>
        </mc:AlternateContent>
      </w:r>
    </w:p>
    <w:p w14:paraId="5969E9F6" w14:textId="77777777" w:rsidR="006572DC" w:rsidRDefault="00221B13" w:rsidP="006572DC">
      <w:pPr>
        <w:spacing w:line="0" w:lineRule="atLeast"/>
        <w:jc w:val="right"/>
        <w:rPr>
          <w:rFonts w:ascii="Arial" w:eastAsia="Arial" w:hAnsi="Arial"/>
        </w:rPr>
      </w:pPr>
      <w:r>
        <w:rPr>
          <w:rFonts w:ascii="Arial" w:eastAsia="Arial" w:hAnsi="Arial"/>
        </w:rPr>
        <w:t>Aaron T Becker</w:t>
      </w:r>
    </w:p>
    <w:p w14:paraId="4F415F34" w14:textId="77777777" w:rsidR="006572DC" w:rsidRDefault="006572DC" w:rsidP="006572DC">
      <w:pPr>
        <w:spacing w:line="18" w:lineRule="exact"/>
        <w:rPr>
          <w:rFonts w:ascii="Times New Roman" w:eastAsia="Times New Roman" w:hAnsi="Times New Roman"/>
          <w:sz w:val="24"/>
        </w:rPr>
      </w:pPr>
    </w:p>
    <w:p w14:paraId="19EE29C1" w14:textId="77777777" w:rsidR="006572DC" w:rsidRDefault="006572DC" w:rsidP="006572DC">
      <w:pPr>
        <w:spacing w:line="0" w:lineRule="atLeast"/>
        <w:jc w:val="right"/>
        <w:rPr>
          <w:rFonts w:ascii="Arial" w:eastAsia="Arial" w:hAnsi="Arial"/>
          <w:sz w:val="18"/>
        </w:rPr>
      </w:pPr>
      <w:r>
        <w:rPr>
          <w:rFonts w:ascii="Arial" w:eastAsia="Arial" w:hAnsi="Arial"/>
          <w:sz w:val="18"/>
        </w:rPr>
        <w:t>Department of Electrical Engineering</w:t>
      </w:r>
    </w:p>
    <w:p w14:paraId="60C49F1D" w14:textId="77777777" w:rsidR="006572DC" w:rsidRDefault="006572DC" w:rsidP="006572DC">
      <w:pPr>
        <w:spacing w:line="23" w:lineRule="exact"/>
        <w:rPr>
          <w:rFonts w:ascii="Times New Roman" w:eastAsia="Times New Roman" w:hAnsi="Times New Roman"/>
          <w:sz w:val="24"/>
        </w:rPr>
      </w:pPr>
    </w:p>
    <w:p w14:paraId="7218F8BE" w14:textId="77777777" w:rsidR="006572DC" w:rsidRDefault="006572DC" w:rsidP="006572DC">
      <w:pPr>
        <w:spacing w:line="0" w:lineRule="atLeast"/>
        <w:jc w:val="right"/>
        <w:rPr>
          <w:rFonts w:ascii="Arial" w:eastAsia="Arial" w:hAnsi="Arial"/>
          <w:sz w:val="18"/>
        </w:rPr>
      </w:pPr>
      <w:r>
        <w:rPr>
          <w:rFonts w:ascii="Arial" w:eastAsia="Arial" w:hAnsi="Arial"/>
          <w:sz w:val="18"/>
        </w:rPr>
        <w:t>University of Houston</w:t>
      </w:r>
    </w:p>
    <w:p w14:paraId="430B8FBA" w14:textId="77777777" w:rsidR="006572DC" w:rsidRDefault="006572DC" w:rsidP="006572DC">
      <w:pPr>
        <w:spacing w:line="23" w:lineRule="exact"/>
        <w:rPr>
          <w:rFonts w:ascii="Times New Roman" w:eastAsia="Times New Roman" w:hAnsi="Times New Roman"/>
          <w:sz w:val="24"/>
        </w:rPr>
      </w:pPr>
    </w:p>
    <w:p w14:paraId="2D95B268" w14:textId="77777777" w:rsidR="006572DC" w:rsidRDefault="006572DC" w:rsidP="006572DC">
      <w:pPr>
        <w:spacing w:line="0" w:lineRule="atLeast"/>
        <w:jc w:val="right"/>
        <w:rPr>
          <w:rFonts w:ascii="Arial" w:eastAsia="Arial" w:hAnsi="Arial"/>
          <w:sz w:val="18"/>
        </w:rPr>
      </w:pPr>
      <w:r>
        <w:rPr>
          <w:rFonts w:ascii="Arial" w:eastAsia="Arial" w:hAnsi="Arial"/>
          <w:sz w:val="18"/>
        </w:rPr>
        <w:t>Houston, TX 77004, USA</w:t>
      </w:r>
    </w:p>
    <w:p w14:paraId="62E9FF78" w14:textId="77777777" w:rsidR="006572DC" w:rsidRDefault="006572DC" w:rsidP="006572DC">
      <w:pPr>
        <w:spacing w:line="23" w:lineRule="exact"/>
        <w:rPr>
          <w:rFonts w:ascii="Times New Roman" w:eastAsia="Times New Roman" w:hAnsi="Times New Roman"/>
          <w:sz w:val="24"/>
        </w:rPr>
      </w:pPr>
    </w:p>
    <w:p w14:paraId="45FA8791" w14:textId="77777777" w:rsidR="006572DC" w:rsidRDefault="00221B13" w:rsidP="006572DC">
      <w:pPr>
        <w:spacing w:line="0" w:lineRule="atLeast"/>
        <w:jc w:val="right"/>
        <w:rPr>
          <w:rFonts w:ascii="Arial" w:eastAsia="Arial" w:hAnsi="Arial"/>
          <w:sz w:val="18"/>
        </w:rPr>
      </w:pPr>
      <w:r>
        <w:rPr>
          <w:rFonts w:ascii="Arial" w:eastAsia="Arial" w:hAnsi="Arial"/>
          <w:sz w:val="18"/>
        </w:rPr>
        <w:t>Email: atbecker</w:t>
      </w:r>
      <w:r w:rsidR="006572DC">
        <w:rPr>
          <w:rFonts w:ascii="Arial" w:eastAsia="Arial" w:hAnsi="Arial"/>
          <w:sz w:val="18"/>
        </w:rPr>
        <w:t>@</w:t>
      </w:r>
      <w:r>
        <w:rPr>
          <w:rFonts w:ascii="Arial" w:eastAsia="Arial" w:hAnsi="Arial"/>
          <w:sz w:val="18"/>
        </w:rPr>
        <w:t>central.</w:t>
      </w:r>
      <w:r w:rsidR="006572DC">
        <w:rPr>
          <w:rFonts w:ascii="Arial" w:eastAsia="Arial" w:hAnsi="Arial"/>
          <w:sz w:val="18"/>
        </w:rPr>
        <w:t>uh.edu</w:t>
      </w:r>
    </w:p>
    <w:p w14:paraId="372FB1E0" w14:textId="77777777" w:rsidR="00321440" w:rsidRDefault="00321440" w:rsidP="006572DC">
      <w:pPr>
        <w:spacing w:line="0" w:lineRule="atLeast"/>
        <w:jc w:val="right"/>
        <w:rPr>
          <w:rFonts w:ascii="Arial" w:eastAsia="Arial" w:hAnsi="Arial"/>
          <w:sz w:val="18"/>
        </w:rPr>
      </w:pPr>
      <w:r>
        <w:rPr>
          <w:rFonts w:ascii="Arial" w:eastAsia="Arial" w:hAnsi="Arial"/>
          <w:sz w:val="18"/>
        </w:rPr>
        <w:t>Web: youTube.com/aabecker5</w:t>
      </w:r>
    </w:p>
    <w:p w14:paraId="3BC79CF1" w14:textId="77777777" w:rsidR="006572DC" w:rsidRDefault="006572DC" w:rsidP="006572DC">
      <w:pPr>
        <w:spacing w:line="200" w:lineRule="exact"/>
        <w:rPr>
          <w:rFonts w:ascii="Times New Roman" w:eastAsia="Times New Roman" w:hAnsi="Times New Roman"/>
          <w:sz w:val="24"/>
        </w:rPr>
      </w:pPr>
    </w:p>
    <w:p w14:paraId="73DC96B9" w14:textId="77777777" w:rsidR="006572DC" w:rsidRDefault="006572DC" w:rsidP="006572DC">
      <w:pPr>
        <w:spacing w:line="200" w:lineRule="exact"/>
        <w:rPr>
          <w:rFonts w:ascii="Times New Roman" w:eastAsia="Times New Roman" w:hAnsi="Times New Roman"/>
          <w:sz w:val="24"/>
        </w:rPr>
      </w:pPr>
    </w:p>
    <w:p w14:paraId="708F3ADA" w14:textId="77777777" w:rsidR="006572DC" w:rsidRDefault="006572DC" w:rsidP="006572DC">
      <w:pPr>
        <w:spacing w:line="200" w:lineRule="exact"/>
        <w:rPr>
          <w:rFonts w:ascii="Times New Roman" w:eastAsia="Times New Roman" w:hAnsi="Times New Roman"/>
          <w:sz w:val="24"/>
        </w:rPr>
      </w:pPr>
    </w:p>
    <w:p w14:paraId="41D1C2F1" w14:textId="77777777" w:rsidR="006572DC" w:rsidRDefault="006572DC" w:rsidP="006572DC">
      <w:pPr>
        <w:spacing w:line="223" w:lineRule="exact"/>
        <w:rPr>
          <w:rFonts w:ascii="Times New Roman" w:eastAsia="Times New Roman" w:hAnsi="Times New Roman"/>
          <w:sz w:val="24"/>
        </w:rPr>
      </w:pPr>
    </w:p>
    <w:p w14:paraId="27307A3C" w14:textId="48B76565" w:rsidR="006572DC" w:rsidRDefault="00B356F9" w:rsidP="006572DC">
      <w:pPr>
        <w:spacing w:line="0" w:lineRule="atLeast"/>
        <w:jc w:val="right"/>
        <w:rPr>
          <w:rFonts w:ascii="Arial" w:eastAsia="Arial" w:hAnsi="Arial"/>
        </w:rPr>
      </w:pPr>
      <w:r>
        <w:rPr>
          <w:rFonts w:ascii="Arial" w:eastAsia="Arial" w:hAnsi="Arial"/>
        </w:rPr>
        <w:t>June</w:t>
      </w:r>
      <w:r w:rsidR="008F5B56">
        <w:rPr>
          <w:rFonts w:ascii="Arial" w:eastAsia="Arial" w:hAnsi="Arial"/>
        </w:rPr>
        <w:t xml:space="preserve"> </w:t>
      </w:r>
      <w:r>
        <w:rPr>
          <w:rFonts w:ascii="Arial" w:eastAsia="Arial" w:hAnsi="Arial"/>
        </w:rPr>
        <w:t>4</w:t>
      </w:r>
      <w:r w:rsidR="006572DC">
        <w:rPr>
          <w:rFonts w:ascii="Arial" w:eastAsia="Arial" w:hAnsi="Arial"/>
        </w:rPr>
        <w:t>, 2017</w:t>
      </w:r>
    </w:p>
    <w:p w14:paraId="09CE0BBE" w14:textId="77777777" w:rsidR="006572DC" w:rsidRDefault="006572DC" w:rsidP="006572DC">
      <w:pPr>
        <w:spacing w:line="200" w:lineRule="exact"/>
        <w:rPr>
          <w:rFonts w:ascii="Times New Roman" w:eastAsia="Times New Roman" w:hAnsi="Times New Roman"/>
          <w:sz w:val="24"/>
        </w:rPr>
      </w:pPr>
    </w:p>
    <w:p w14:paraId="40A5377D" w14:textId="77777777" w:rsidR="006572DC" w:rsidRDefault="006572DC" w:rsidP="006572DC">
      <w:pPr>
        <w:spacing w:line="200" w:lineRule="exact"/>
        <w:rPr>
          <w:rFonts w:ascii="Times New Roman" w:eastAsia="Times New Roman" w:hAnsi="Times New Roman"/>
          <w:sz w:val="24"/>
        </w:rPr>
      </w:pPr>
    </w:p>
    <w:p w14:paraId="1D4E8A7B" w14:textId="77777777" w:rsidR="006572DC" w:rsidRDefault="006572DC" w:rsidP="006572DC">
      <w:pPr>
        <w:spacing w:line="370" w:lineRule="exact"/>
        <w:rPr>
          <w:rFonts w:ascii="Times New Roman" w:eastAsia="Times New Roman" w:hAnsi="Times New Roman"/>
          <w:sz w:val="24"/>
        </w:rPr>
      </w:pPr>
    </w:p>
    <w:p w14:paraId="0D95358C" w14:textId="2DC03506" w:rsidR="006572DC" w:rsidRDefault="00782818" w:rsidP="006572DC">
      <w:pPr>
        <w:spacing w:line="200" w:lineRule="exact"/>
        <w:rPr>
          <w:rFonts w:ascii="Times New Roman" w:eastAsia="Times New Roman" w:hAnsi="Times New Roman"/>
          <w:sz w:val="24"/>
        </w:rPr>
      </w:pPr>
      <w:r w:rsidRPr="00782818">
        <w:rPr>
          <w:rFonts w:ascii="Arial" w:eastAsia="Arial" w:hAnsi="Arial"/>
        </w:rPr>
        <w:t xml:space="preserve">Magnetic Hammer Actuation for Tissue Penetration using a </w:t>
      </w:r>
      <w:proofErr w:type="spellStart"/>
      <w:r w:rsidRPr="00782818">
        <w:rPr>
          <w:rFonts w:ascii="Arial" w:eastAsia="Arial" w:hAnsi="Arial"/>
        </w:rPr>
        <w:t>Millirobot</w:t>
      </w:r>
      <w:proofErr w:type="spellEnd"/>
    </w:p>
    <w:p w14:paraId="3033ED3D" w14:textId="77777777" w:rsidR="006572DC" w:rsidRDefault="006572DC" w:rsidP="006572DC">
      <w:pPr>
        <w:spacing w:line="220" w:lineRule="exact"/>
        <w:rPr>
          <w:rFonts w:ascii="Times New Roman" w:eastAsia="Times New Roman" w:hAnsi="Times New Roman"/>
          <w:sz w:val="24"/>
        </w:rPr>
      </w:pPr>
    </w:p>
    <w:p w14:paraId="35C46076" w14:textId="257CADF8" w:rsidR="006572DC" w:rsidRDefault="00782818" w:rsidP="006572DC">
      <w:pPr>
        <w:spacing w:line="264" w:lineRule="auto"/>
        <w:jc w:val="both"/>
        <w:rPr>
          <w:rFonts w:ascii="Arial" w:eastAsia="Arial" w:hAnsi="Arial"/>
        </w:rPr>
      </w:pPr>
      <w:r w:rsidRPr="00782818">
        <w:rPr>
          <w:rFonts w:ascii="Arial" w:eastAsia="Arial" w:hAnsi="Arial"/>
        </w:rPr>
        <w:t>Dear members</w:t>
      </w:r>
      <w:r>
        <w:rPr>
          <w:rFonts w:ascii="Arial" w:eastAsia="Arial" w:hAnsi="Arial"/>
        </w:rPr>
        <w:t xml:space="preserve"> of the Editorial team and</w:t>
      </w:r>
      <w:del w:id="2" w:author="Aaron Becker" w:date="2017-06-04T21:50:00Z">
        <w:r w:rsidDel="00867D4E">
          <w:rPr>
            <w:rFonts w:ascii="Arial" w:eastAsia="Arial" w:hAnsi="Arial"/>
          </w:rPr>
          <w:delText>,</w:delText>
        </w:r>
      </w:del>
      <w:r w:rsidRPr="00782818">
        <w:rPr>
          <w:rFonts w:ascii="Arial" w:eastAsia="Arial" w:hAnsi="Arial"/>
        </w:rPr>
        <w:t xml:space="preserve"> </w:t>
      </w:r>
      <w:r>
        <w:rPr>
          <w:rFonts w:ascii="Arial" w:eastAsia="Arial" w:hAnsi="Arial"/>
        </w:rPr>
        <w:t>R</w:t>
      </w:r>
      <w:r w:rsidRPr="00782818">
        <w:rPr>
          <w:rFonts w:ascii="Arial" w:eastAsia="Arial" w:hAnsi="Arial"/>
        </w:rPr>
        <w:t>eviewers,</w:t>
      </w:r>
    </w:p>
    <w:p w14:paraId="4DE94C0F" w14:textId="7F143AF9" w:rsidR="00782818" w:rsidRDefault="00867D4E" w:rsidP="006572DC">
      <w:pPr>
        <w:spacing w:line="264" w:lineRule="auto"/>
        <w:jc w:val="both"/>
        <w:rPr>
          <w:rFonts w:ascii="Arial" w:eastAsia="Arial" w:hAnsi="Arial"/>
        </w:rPr>
      </w:pPr>
      <w:ins w:id="3" w:author="Aaron Becker" w:date="2017-06-04T21:52:00Z">
        <w:r>
          <w:rPr>
            <w:noProof/>
          </w:rPr>
          <mc:AlternateContent>
            <mc:Choice Requires="wps">
              <w:drawing>
                <wp:anchor distT="0" distB="0" distL="114300" distR="114300" simplePos="0" relativeHeight="251664384" behindDoc="0" locked="0" layoutInCell="1" allowOverlap="1" wp14:anchorId="462761B0" wp14:editId="6FDB77D3">
                  <wp:simplePos x="0" y="0"/>
                  <wp:positionH relativeFrom="column">
                    <wp:posOffset>3429000</wp:posOffset>
                  </wp:positionH>
                  <wp:positionV relativeFrom="paragraph">
                    <wp:posOffset>3244850</wp:posOffset>
                  </wp:positionV>
                  <wp:extent cx="2514600" cy="40576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4600"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75B9E0" w14:textId="1DF3D51F" w:rsidR="00867D4E" w:rsidRPr="00D3316A" w:rsidRDefault="00867D4E">
                              <w:pPr>
                                <w:pStyle w:val="Caption"/>
                                <w:rPr>
                                  <w:rFonts w:ascii="Arial" w:eastAsia="Arial" w:hAnsi="Arial"/>
                                  <w:noProof/>
                                </w:rPr>
                                <w:pPrChange w:id="4" w:author="Aaron Becker" w:date="2017-06-04T21:52:00Z">
                                  <w:pPr>
                                    <w:spacing w:line="264" w:lineRule="auto"/>
                                    <w:jc w:val="both"/>
                                  </w:pPr>
                                </w:pPrChange>
                              </w:pPr>
                              <w:ins w:id="5" w:author="Aaron Becker" w:date="2017-06-04T21:52:00Z">
                                <w:r>
                                  <w:t xml:space="preserve">Figure </w:t>
                                </w:r>
                                <w:r>
                                  <w:fldChar w:fldCharType="begin"/>
                                </w:r>
                                <w:r>
                                  <w:instrText xml:space="preserve"> SEQ Figure \* ARABIC </w:instrText>
                                </w:r>
                              </w:ins>
                              <w:r>
                                <w:fldChar w:fldCharType="separate"/>
                              </w:r>
                              <w:ins w:id="6" w:author="Aaron Becker" w:date="2017-06-04T21:52:00Z">
                                <w:r>
                                  <w:rPr>
                                    <w:noProof/>
                                  </w:rPr>
                                  <w:t>1</w:t>
                                </w:r>
                                <w:r>
                                  <w:fldChar w:fldCharType="end"/>
                                </w:r>
                                <w:r>
                                  <w:t>, new experimental results include tissue penetration tests through lamb brain.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left:0;text-align:left;margin-left:270pt;margin-top:255.5pt;width:198pt;height:31.9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" stroked="f">
                  <v:textbox style="mso-fit-shape-to-text:t" inset="0,0,0,0">
                    <w:txbxContent>
                      <w:p w14:paraId="1F75B9E0" w14:textId="1DF3D51F" w:rsidR="00867D4E" w:rsidRPr="00D3316A" w:rsidRDefault="00867D4E" w:rsidP="00867D4E">
                        <w:pPr>
                          <w:pStyle w:val="Caption"/>
                          <w:rPr>
                            <w:rFonts w:ascii="Arial" w:eastAsia="Arial" w:hAnsi="Arial"/>
                            <w:noProof/>
                            <w:sz w:val="20"/>
                            <w:szCs w:val="20"/>
                          </w:rPr>
                          <w:pPrChange w:id="6" w:author="Aaron Becker" w:date="2017-06-04T21:52:00Z">
                            <w:pPr>
                              <w:spacing w:line="264" w:lineRule="auto"/>
                              <w:jc w:val="both"/>
                            </w:pPr>
                          </w:pPrChange>
                        </w:pPr>
                        <w:ins w:id="7" w:author="Aaron Becker" w:date="2017-06-04T21:52:00Z">
                          <w:r>
                            <w:t xml:space="preserve">Figure </w:t>
                          </w:r>
                          <w:r>
                            <w:fldChar w:fldCharType="begin"/>
                          </w:r>
                          <w:r>
                            <w:instrText xml:space="preserve"> SEQ Figure \* ARABIC </w:instrText>
                          </w:r>
                        </w:ins>
                        <w:r>
                          <w:fldChar w:fldCharType="separate"/>
                        </w:r>
                        <w:ins w:id="8" w:author="Aaron Becker" w:date="2017-06-04T21:52:00Z">
                          <w:r>
                            <w:rPr>
                              <w:noProof/>
                            </w:rPr>
                            <w:t>1</w:t>
                          </w:r>
                          <w:r>
                            <w:fldChar w:fldCharType="end"/>
                          </w:r>
                          <w:r>
                            <w:t>, new experimental results include tissue penetration tests through lamb brain.</w:t>
                          </w:r>
                        </w:ins>
                      </w:p>
                    </w:txbxContent>
                  </v:textbox>
                  <w10:wrap type="square"/>
                </v:shape>
              </w:pict>
            </mc:Fallback>
          </mc:AlternateContent>
        </w:r>
      </w:ins>
      <w:ins w:id="7" w:author="Aaron Becker" w:date="2017-06-04T21:51:00Z">
        <w:r>
          <w:rPr>
            <w:rFonts w:ascii="Arial" w:eastAsia="Arial" w:hAnsi="Arial"/>
            <w:noProof/>
            <w:rPrChange w:id="8">
              <w:rPr>
                <w:noProof/>
              </w:rPr>
            </w:rPrChange>
          </w:rPr>
          <w:drawing>
            <wp:anchor distT="0" distB="0" distL="114300" distR="114300" simplePos="0" relativeHeight="251662336" behindDoc="0" locked="0" layoutInCell="1" allowOverlap="1" wp14:anchorId="4200911F" wp14:editId="30D7B67D">
              <wp:simplePos x="0" y="0"/>
              <wp:positionH relativeFrom="column">
                <wp:posOffset>3429000</wp:posOffset>
              </wp:positionH>
              <wp:positionV relativeFrom="paragraph">
                <wp:posOffset>23495</wp:posOffset>
              </wp:positionV>
              <wp:extent cx="2514600" cy="3164205"/>
              <wp:effectExtent l="0" t="0" r="0" b="10795"/>
              <wp:wrapSquare wrapText="bothSides"/>
              <wp:docPr id="4" name="Picture 4" descr="Macintosh HD:Users:ab55:Desktop:git:IROS-2017-Magnetic-Hammer-Paper:pictures:Brain_pene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b55:Desktop:git:IROS-2017-Magnetic-Hammer-Paper:pictures:Brain_penetration.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514600" cy="316420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9B5529A" w14:textId="196A995C" w:rsidR="006572DC" w:rsidRDefault="006572DC">
      <w:pPr>
        <w:spacing w:line="360" w:lineRule="auto"/>
        <w:rPr>
          <w:rFonts w:ascii="Arial" w:eastAsia="Arial" w:hAnsi="Arial"/>
        </w:rPr>
        <w:pPrChange w:id="9" w:author="Aaron Becker" w:date="2017-06-04T21:50:00Z">
          <w:pPr>
            <w:spacing w:line="200" w:lineRule="exact"/>
          </w:pPr>
        </w:pPrChange>
      </w:pPr>
      <w:r>
        <w:rPr>
          <w:rFonts w:ascii="Arial" w:eastAsia="Arial" w:hAnsi="Arial"/>
        </w:rPr>
        <w:t>Please find attached the revised paper</w:t>
      </w:r>
      <w:r w:rsidR="00BB706F">
        <w:rPr>
          <w:rFonts w:ascii="Arial" w:eastAsia="Arial" w:hAnsi="Arial"/>
        </w:rPr>
        <w:t>,</w:t>
      </w:r>
      <w:r>
        <w:rPr>
          <w:rFonts w:ascii="Arial" w:eastAsia="Arial" w:hAnsi="Arial"/>
        </w:rPr>
        <w:t xml:space="preserve"> </w:t>
      </w:r>
      <w:r w:rsidR="00B356F9" w:rsidRPr="00B356F9">
        <w:rPr>
          <w:rFonts w:ascii="Arial" w:eastAsia="Arial" w:hAnsi="Arial"/>
          <w:b/>
        </w:rPr>
        <w:t xml:space="preserve">Magnetic Hammer Actuation for Tissue Penetration using a </w:t>
      </w:r>
      <w:proofErr w:type="spellStart"/>
      <w:r w:rsidR="00B356F9" w:rsidRPr="00B356F9">
        <w:rPr>
          <w:rFonts w:ascii="Arial" w:eastAsia="Arial" w:hAnsi="Arial"/>
          <w:b/>
        </w:rPr>
        <w:t>Millirobot</w:t>
      </w:r>
      <w:proofErr w:type="spellEnd"/>
      <w:r>
        <w:rPr>
          <w:rFonts w:ascii="Arial" w:eastAsia="Arial" w:hAnsi="Arial"/>
          <w:b/>
        </w:rPr>
        <w:t xml:space="preserve"> </w:t>
      </w:r>
      <w:r>
        <w:rPr>
          <w:rFonts w:ascii="Arial" w:eastAsia="Arial" w:hAnsi="Arial"/>
        </w:rPr>
        <w:t>(</w:t>
      </w:r>
      <w:r w:rsidR="00B356F9" w:rsidRPr="00B356F9">
        <w:rPr>
          <w:rFonts w:ascii="Arial" w:eastAsia="Arial" w:hAnsi="Arial"/>
        </w:rPr>
        <w:t>RA-L and IROS 17-0241</w:t>
      </w:r>
      <w:r>
        <w:rPr>
          <w:rFonts w:ascii="Arial" w:eastAsia="Arial" w:hAnsi="Arial"/>
        </w:rPr>
        <w:t>) along with the document containing response to the reviewers. We are grateful to the reviewers for helping us in improving our ma</w:t>
      </w:r>
      <w:r w:rsidR="00157E79">
        <w:rPr>
          <w:rFonts w:ascii="Arial" w:eastAsia="Arial" w:hAnsi="Arial"/>
        </w:rPr>
        <w:t xml:space="preserve">nuscript through their comments and </w:t>
      </w:r>
      <w:r>
        <w:rPr>
          <w:rFonts w:ascii="Arial" w:eastAsia="Arial" w:hAnsi="Arial"/>
        </w:rPr>
        <w:t>questions</w:t>
      </w:r>
      <w:r w:rsidR="00575A8F">
        <w:rPr>
          <w:rFonts w:ascii="Arial" w:eastAsia="Arial" w:hAnsi="Arial"/>
        </w:rPr>
        <w:t>, which lead to major revisions of the paper</w:t>
      </w:r>
      <w:r>
        <w:rPr>
          <w:rFonts w:ascii="Arial" w:eastAsia="Arial" w:hAnsi="Arial"/>
        </w:rPr>
        <w:t>. Please let us know if further information is required.</w:t>
      </w:r>
    </w:p>
    <w:p w14:paraId="4C2EBF94" w14:textId="77777777" w:rsidR="006572DC" w:rsidRDefault="006572DC" w:rsidP="006572DC">
      <w:pPr>
        <w:spacing w:line="200" w:lineRule="exact"/>
        <w:rPr>
          <w:rFonts w:ascii="Times New Roman" w:eastAsia="Times New Roman" w:hAnsi="Times New Roman"/>
          <w:sz w:val="24"/>
        </w:rPr>
      </w:pPr>
    </w:p>
    <w:p w14:paraId="38785E3E" w14:textId="77777777" w:rsidR="006572DC" w:rsidRDefault="006572DC" w:rsidP="006572DC">
      <w:pPr>
        <w:spacing w:line="239" w:lineRule="exact"/>
        <w:rPr>
          <w:rFonts w:ascii="Times New Roman" w:eastAsia="Times New Roman" w:hAnsi="Times New Roman"/>
          <w:sz w:val="24"/>
        </w:rPr>
      </w:pPr>
    </w:p>
    <w:p w14:paraId="7CC44351" w14:textId="77777777" w:rsidR="006572DC" w:rsidRDefault="006572DC" w:rsidP="006572DC">
      <w:pPr>
        <w:spacing w:line="0" w:lineRule="atLeast"/>
        <w:rPr>
          <w:rFonts w:ascii="Arial" w:eastAsia="Arial" w:hAnsi="Arial"/>
        </w:rPr>
      </w:pPr>
      <w:r>
        <w:rPr>
          <w:rFonts w:ascii="Arial" w:eastAsia="Arial" w:hAnsi="Arial"/>
        </w:rPr>
        <w:t>Sincerely,</w:t>
      </w:r>
    </w:p>
    <w:p w14:paraId="10576F9E" w14:textId="77777777" w:rsidR="006572DC" w:rsidRDefault="006572DC" w:rsidP="006572DC">
      <w:pPr>
        <w:spacing w:line="200" w:lineRule="exact"/>
        <w:rPr>
          <w:rFonts w:ascii="Times New Roman" w:eastAsia="Times New Roman" w:hAnsi="Times New Roman"/>
          <w:sz w:val="24"/>
        </w:rPr>
      </w:pPr>
    </w:p>
    <w:p w14:paraId="0561B72D" w14:textId="77777777" w:rsidR="006572DC" w:rsidRDefault="00321440" w:rsidP="006572DC">
      <w:pPr>
        <w:spacing w:line="371" w:lineRule="exact"/>
        <w:rPr>
          <w:rFonts w:ascii="Times New Roman" w:eastAsia="Times New Roman" w:hAnsi="Times New Roman"/>
          <w:sz w:val="24"/>
        </w:rPr>
      </w:pPr>
      <w:r>
        <w:rPr>
          <w:rFonts w:asciiTheme="majorHAnsi" w:hAnsiTheme="majorHAnsi"/>
          <w:noProof/>
          <w:color w:val="101010"/>
          <w:sz w:val="22"/>
          <w:szCs w:val="22"/>
        </w:rPr>
        <w:drawing>
          <wp:anchor distT="0" distB="0" distL="114300" distR="114300" simplePos="0" relativeHeight="251661312" behindDoc="0" locked="0" layoutInCell="1" allowOverlap="1" wp14:anchorId="40B6E603" wp14:editId="43A2DF80">
            <wp:simplePos x="0" y="0"/>
            <wp:positionH relativeFrom="column">
              <wp:posOffset>0</wp:posOffset>
            </wp:positionH>
            <wp:positionV relativeFrom="paragraph">
              <wp:posOffset>137160</wp:posOffset>
            </wp:positionV>
            <wp:extent cx="1257300" cy="307975"/>
            <wp:effectExtent l="0" t="0" r="1270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 Aaron v1.png"/>
                    <pic:cNvPicPr/>
                  </pic:nvPicPr>
                  <pic:blipFill>
                    <a:blip r:embed="rId11" cstate="print">
                      <a:extLst>
                        <a:ext uri="{28A0092B-C50C-407E-A947-70E740481C1C}">
                          <a14:useLocalDpi xmlns:a14="http://schemas.microsoft.com/office/drawing/2010/main"/>
                        </a:ext>
                      </a:extLst>
                    </a:blip>
                    <a:stretch>
                      <a:fillRect/>
                    </a:stretch>
                  </pic:blipFill>
                  <pic:spPr>
                    <a:xfrm>
                      <a:off x="0" y="0"/>
                      <a:ext cx="1257300" cy="307975"/>
                    </a:xfrm>
                    <a:prstGeom prst="rect">
                      <a:avLst/>
                    </a:prstGeom>
                  </pic:spPr>
                </pic:pic>
              </a:graphicData>
            </a:graphic>
            <wp14:sizeRelH relativeFrom="page">
              <wp14:pctWidth>0</wp14:pctWidth>
            </wp14:sizeRelH>
            <wp14:sizeRelV relativeFrom="page">
              <wp14:pctHeight>0</wp14:pctHeight>
            </wp14:sizeRelV>
          </wp:anchor>
        </w:drawing>
      </w:r>
    </w:p>
    <w:p w14:paraId="10BCE45C" w14:textId="77777777" w:rsidR="006572DC" w:rsidRDefault="006572DC" w:rsidP="006572DC">
      <w:pPr>
        <w:spacing w:line="0" w:lineRule="atLeast"/>
        <w:rPr>
          <w:rFonts w:ascii="Arial" w:eastAsia="Arial" w:hAnsi="Arial"/>
        </w:rPr>
      </w:pPr>
    </w:p>
    <w:p w14:paraId="39915AF0" w14:textId="77777777" w:rsidR="00A84719" w:rsidRDefault="00A84719" w:rsidP="006572DC">
      <w:pPr>
        <w:spacing w:line="0" w:lineRule="atLeast"/>
        <w:rPr>
          <w:rFonts w:ascii="Arial" w:eastAsia="Arial" w:hAnsi="Arial"/>
        </w:rPr>
      </w:pPr>
    </w:p>
    <w:p w14:paraId="185A87E6" w14:textId="5634D43A" w:rsidR="00A84719" w:rsidRDefault="00A84719" w:rsidP="006572DC">
      <w:pPr>
        <w:spacing w:line="0" w:lineRule="atLeast"/>
        <w:rPr>
          <w:rFonts w:ascii="Arial" w:eastAsia="Arial" w:hAnsi="Arial"/>
        </w:rPr>
      </w:pPr>
      <w:r>
        <w:rPr>
          <w:rFonts w:ascii="Arial" w:eastAsia="Arial" w:hAnsi="Arial"/>
        </w:rPr>
        <w:t>Aaron T Becker</w:t>
      </w:r>
      <w:r w:rsidR="00321440">
        <w:rPr>
          <w:rFonts w:ascii="Arial" w:eastAsia="Arial" w:hAnsi="Arial"/>
        </w:rPr>
        <w:t xml:space="preserve"> (on behalf of all the authors)</w:t>
      </w:r>
    </w:p>
    <w:p w14:paraId="5211E191" w14:textId="77777777" w:rsidR="00B356F9" w:rsidRDefault="00B356F9" w:rsidP="006572DC">
      <w:pPr>
        <w:spacing w:line="0" w:lineRule="atLeast"/>
        <w:rPr>
          <w:rFonts w:ascii="Arial" w:eastAsia="Arial" w:hAnsi="Arial"/>
        </w:rPr>
        <w:sectPr w:rsidR="00B356F9">
          <w:pgSz w:w="12240" w:h="15840"/>
          <w:pgMar w:top="400" w:right="1440" w:bottom="305" w:left="1440" w:header="0" w:footer="0" w:gutter="0"/>
          <w:cols w:space="0" w:equalWidth="0">
            <w:col w:w="9360"/>
          </w:cols>
          <w:docGrid w:linePitch="360"/>
        </w:sectPr>
      </w:pPr>
    </w:p>
    <w:p w14:paraId="641C4CCF" w14:textId="77777777" w:rsidR="00BB654D" w:rsidRDefault="00BB654D" w:rsidP="00BB654D">
      <w:pPr>
        <w:spacing w:line="0" w:lineRule="atLeast"/>
        <w:ind w:left="3300"/>
        <w:rPr>
          <w:rFonts w:ascii="Arial" w:eastAsia="Arial" w:hAnsi="Arial"/>
          <w:b/>
          <w:sz w:val="34"/>
        </w:rPr>
      </w:pPr>
      <w:r>
        <w:rPr>
          <w:rFonts w:ascii="Arial" w:eastAsia="Arial" w:hAnsi="Arial"/>
          <w:b/>
          <w:sz w:val="34"/>
        </w:rPr>
        <w:lastRenderedPageBreak/>
        <w:t>Response to Reviewers</w:t>
      </w:r>
    </w:p>
    <w:p w14:paraId="2CBB7B44" w14:textId="77777777" w:rsidR="00BB654D" w:rsidRDefault="00BB654D" w:rsidP="00BB654D">
      <w:pPr>
        <w:spacing w:line="200" w:lineRule="exact"/>
        <w:rPr>
          <w:rFonts w:ascii="Times New Roman" w:eastAsia="Times New Roman" w:hAnsi="Times New Roman"/>
        </w:rPr>
      </w:pPr>
    </w:p>
    <w:p w14:paraId="2F749FEB" w14:textId="77777777" w:rsidR="00BB654D" w:rsidRDefault="00BB654D" w:rsidP="00BB654D">
      <w:pPr>
        <w:spacing w:line="234" w:lineRule="exact"/>
        <w:rPr>
          <w:rFonts w:ascii="Times New Roman" w:eastAsia="Times New Roman" w:hAnsi="Times New Roman"/>
        </w:rPr>
      </w:pPr>
    </w:p>
    <w:p w14:paraId="2827C766" w14:textId="6A8A3053" w:rsidR="00BB654D" w:rsidRDefault="003336C1" w:rsidP="00886DFA">
      <w:pPr>
        <w:spacing w:line="264" w:lineRule="auto"/>
        <w:ind w:left="440" w:right="20"/>
        <w:jc w:val="both"/>
        <w:rPr>
          <w:rFonts w:ascii="Arial" w:eastAsia="Arial" w:hAnsi="Arial"/>
        </w:rPr>
      </w:pPr>
      <w:r>
        <w:rPr>
          <w:rFonts w:ascii="Arial" w:eastAsia="Arial" w:hAnsi="Arial"/>
        </w:rPr>
        <w:t>In the f</w:t>
      </w:r>
      <w:r w:rsidR="00BB654D">
        <w:rPr>
          <w:rFonts w:ascii="Arial" w:eastAsia="Arial" w:hAnsi="Arial"/>
        </w:rPr>
        <w:t xml:space="preserve">ollowing </w:t>
      </w:r>
      <w:r>
        <w:rPr>
          <w:rFonts w:ascii="Arial" w:eastAsia="Arial" w:hAnsi="Arial"/>
        </w:rPr>
        <w:t xml:space="preserve">document, </w:t>
      </w:r>
      <w:r w:rsidR="00BB654D">
        <w:rPr>
          <w:rFonts w:ascii="Arial" w:eastAsia="Arial" w:hAnsi="Arial"/>
        </w:rPr>
        <w:t>we’ve provided detailed responses to the comments and</w:t>
      </w:r>
      <w:r w:rsidR="00281ECF">
        <w:rPr>
          <w:rFonts w:ascii="Arial" w:eastAsia="Arial" w:hAnsi="Arial"/>
        </w:rPr>
        <w:t xml:space="preserve"> questions of the </w:t>
      </w:r>
      <w:r w:rsidR="00BB654D">
        <w:rPr>
          <w:rFonts w:ascii="Arial" w:eastAsia="Arial" w:hAnsi="Arial"/>
        </w:rPr>
        <w:t>reviewers.</w:t>
      </w:r>
      <w:r w:rsidR="00886DFA">
        <w:rPr>
          <w:rFonts w:ascii="Arial" w:eastAsia="Arial" w:hAnsi="Arial"/>
        </w:rPr>
        <w:t xml:space="preserve"> </w:t>
      </w:r>
      <w:proofErr w:type="gramStart"/>
      <w:r w:rsidR="003F6066">
        <w:rPr>
          <w:rFonts w:ascii="Arial" w:eastAsia="Arial" w:hAnsi="Arial"/>
        </w:rPr>
        <w:t xml:space="preserve">Comments and </w:t>
      </w:r>
      <w:r w:rsidR="00886DFA">
        <w:rPr>
          <w:rFonts w:ascii="Arial" w:eastAsia="Arial" w:hAnsi="Arial"/>
        </w:rPr>
        <w:t>questions by reviewers are in blue</w:t>
      </w:r>
      <w:proofErr w:type="gramEnd"/>
      <w:r w:rsidR="00886DFA">
        <w:rPr>
          <w:rFonts w:ascii="Arial" w:eastAsia="Arial" w:hAnsi="Arial"/>
        </w:rPr>
        <w:t xml:space="preserve">, </w:t>
      </w:r>
      <w:proofErr w:type="gramStart"/>
      <w:r w:rsidR="00886DFA">
        <w:rPr>
          <w:rFonts w:ascii="Arial" w:eastAsia="Arial" w:hAnsi="Arial"/>
        </w:rPr>
        <w:t>our responses are in black</w:t>
      </w:r>
      <w:proofErr w:type="gramEnd"/>
      <w:r w:rsidR="00886DFA">
        <w:rPr>
          <w:rFonts w:ascii="Arial" w:eastAsia="Arial" w:hAnsi="Arial"/>
        </w:rPr>
        <w:t>.</w:t>
      </w:r>
    </w:p>
    <w:p w14:paraId="19196368" w14:textId="77777777" w:rsidR="00BB654D" w:rsidRDefault="00BB654D" w:rsidP="00886DFA">
      <w:pPr>
        <w:spacing w:line="191" w:lineRule="exact"/>
        <w:jc w:val="both"/>
        <w:rPr>
          <w:rFonts w:ascii="Times New Roman" w:eastAsia="Times New Roman" w:hAnsi="Times New Roman"/>
        </w:rPr>
      </w:pPr>
    </w:p>
    <w:p w14:paraId="7E074DF7" w14:textId="77777777" w:rsidR="00BB654D" w:rsidRDefault="00BB654D" w:rsidP="00886DFA">
      <w:pPr>
        <w:spacing w:line="0" w:lineRule="atLeast"/>
        <w:jc w:val="both"/>
        <w:rPr>
          <w:rFonts w:ascii="Arial" w:eastAsia="Arial" w:hAnsi="Arial"/>
          <w:b/>
          <w:sz w:val="24"/>
        </w:rPr>
      </w:pPr>
      <w:r>
        <w:rPr>
          <w:rFonts w:ascii="Arial" w:eastAsia="Arial" w:hAnsi="Arial"/>
          <w:b/>
          <w:sz w:val="24"/>
        </w:rPr>
        <w:t>Comments by Reviewer 1</w:t>
      </w:r>
    </w:p>
    <w:p w14:paraId="26CBECB7" w14:textId="77777777" w:rsidR="00281ECF" w:rsidRDefault="00281ECF" w:rsidP="00886DFA">
      <w:pPr>
        <w:spacing w:line="0" w:lineRule="atLeast"/>
        <w:jc w:val="both"/>
        <w:rPr>
          <w:rFonts w:ascii="Arial" w:eastAsia="Arial" w:hAnsi="Arial"/>
          <w:b/>
          <w:sz w:val="24"/>
        </w:rPr>
      </w:pPr>
    </w:p>
    <w:p w14:paraId="6AB8F87F" w14:textId="09FADA8D" w:rsidR="00281ECF" w:rsidRPr="00811F55"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2" w:hanging="912"/>
        <w:rPr>
          <w:rFonts w:eastAsia="Times New Roman" w:cs="Courier New"/>
          <w:i/>
          <w:color w:val="4472C4" w:themeColor="accent1"/>
        </w:rPr>
      </w:pPr>
      <w:r w:rsidRPr="002E0AFB">
        <w:rPr>
          <w:rFonts w:eastAsia="Times New Roman" w:cs="Courier New"/>
          <w:i/>
        </w:rPr>
        <w:t xml:space="preserve">[R1 C1] </w:t>
      </w:r>
      <w:r>
        <w:rPr>
          <w:rFonts w:eastAsia="Times New Roman" w:cs="Courier New"/>
          <w:i/>
        </w:rPr>
        <w:tab/>
      </w:r>
      <w:r w:rsidRPr="00811F55">
        <w:rPr>
          <w:rFonts w:eastAsia="Times New Roman" w:cs="Courier New"/>
          <w:i/>
          <w:color w:val="4472C4" w:themeColor="accent1"/>
        </w:rPr>
        <w:t>[</w:t>
      </w:r>
      <w:proofErr w:type="gramStart"/>
      <w:r w:rsidRPr="00811F55">
        <w:rPr>
          <w:rFonts w:eastAsia="Times New Roman" w:cs="Courier New"/>
          <w:i/>
          <w:color w:val="4472C4" w:themeColor="accent1"/>
        </w:rPr>
        <w:t>major</w:t>
      </w:r>
      <w:proofErr w:type="gramEnd"/>
      <w:r w:rsidRPr="00811F55">
        <w:rPr>
          <w:rFonts w:eastAsia="Times New Roman" w:cs="Courier New"/>
          <w:i/>
          <w:color w:val="4472C4" w:themeColor="accent1"/>
        </w:rPr>
        <w:t xml:space="preserve"> comment : clarity of presentation] The introduction of the each equation is not clear. </w:t>
      </w:r>
      <w:proofErr w:type="gramStart"/>
      <w:r w:rsidRPr="00811F55">
        <w:rPr>
          <w:rFonts w:eastAsia="Times New Roman" w:cs="Courier New"/>
          <w:i/>
          <w:color w:val="4472C4" w:themeColor="accent1"/>
        </w:rPr>
        <w:t>Especially, equation (3)-(8), (10)-(13).</w:t>
      </w:r>
      <w:proofErr w:type="gramEnd"/>
    </w:p>
    <w:p w14:paraId="5522073D" w14:textId="77777777"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157C869B" w14:textId="6A6D9690"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Pr>
          <w:rFonts w:eastAsia="Times New Roman" w:cs="Courier New"/>
        </w:rPr>
        <w:tab/>
      </w:r>
      <w:r w:rsidRPr="00671417">
        <w:rPr>
          <w:rFonts w:eastAsia="Times New Roman" w:cs="Courier New"/>
        </w:rPr>
        <w:t xml:space="preserve">Text </w:t>
      </w:r>
      <w:r w:rsidR="00A655CD">
        <w:rPr>
          <w:rFonts w:eastAsia="Times New Roman" w:cs="Courier New"/>
        </w:rPr>
        <w:t xml:space="preserve">was added to introduce equations (3)-(8) more clearly. </w:t>
      </w:r>
    </w:p>
    <w:p w14:paraId="09360D0C" w14:textId="053B45F0" w:rsidR="00A655CD" w:rsidRDefault="00A655CD" w:rsidP="00A655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rPr>
      </w:pPr>
      <w:r>
        <w:rPr>
          <w:rFonts w:eastAsia="Times New Roman" w:cs="Courier New"/>
        </w:rPr>
        <w:t>“</w:t>
      </w:r>
      <w:proofErr w:type="spellStart"/>
      <w:proofErr w:type="gramStart"/>
      <w:r>
        <w:rPr>
          <w:rFonts w:eastAsia="Times New Roman" w:cs="Courier New"/>
          <w:i/>
        </w:rPr>
        <w:t>t</w:t>
      </w:r>
      <w:r>
        <w:rPr>
          <w:rFonts w:eastAsia="Times New Roman" w:cs="Courier New"/>
          <w:i/>
          <w:vertAlign w:val="subscript"/>
        </w:rPr>
        <w:t>res</w:t>
      </w:r>
      <w:proofErr w:type="spellEnd"/>
      <w:proofErr w:type="gramEnd"/>
      <w:r w:rsidRPr="00A655CD">
        <w:rPr>
          <w:rFonts w:eastAsia="Times New Roman" w:cs="Courier New"/>
        </w:rPr>
        <w:t xml:space="preserve"> is calculated by adding up the time taken for the sphere to travel through each of the four phases of motion: </w:t>
      </w:r>
      <w:r>
        <w:rPr>
          <w:rFonts w:eastAsia="Times New Roman" w:cs="Courier New"/>
        </w:rPr>
        <w:t xml:space="preserve"> </w:t>
      </w:r>
      <w:proofErr w:type="spellStart"/>
      <w:r>
        <w:rPr>
          <w:rFonts w:eastAsia="Times New Roman" w:cs="Courier New"/>
          <w:i/>
        </w:rPr>
        <w:t>x</w:t>
      </w:r>
      <w:r>
        <w:rPr>
          <w:rFonts w:eastAsia="Times New Roman" w:cs="Courier New"/>
          <w:i/>
          <w:vertAlign w:val="subscript"/>
        </w:rPr>
        <w:t>s</w:t>
      </w:r>
      <w:proofErr w:type="spellEnd"/>
      <w:r>
        <w:rPr>
          <w:rFonts w:eastAsia="Times New Roman" w:cs="Courier New"/>
          <w:i/>
        </w:rPr>
        <w:t xml:space="preserve"> </w:t>
      </w:r>
      <w:r>
        <w:rPr>
          <w:rFonts w:eastAsia="Times New Roman" w:cs="Courier New"/>
        </w:rPr>
        <w:t>=</w:t>
      </w:r>
      <w:r w:rsidRPr="00A655CD">
        <w:rPr>
          <w:rFonts w:eastAsia="Times New Roman" w:cs="Courier New"/>
        </w:rPr>
        <w:t xml:space="preserve"> (</w:t>
      </w:r>
      <w:proofErr w:type="spellStart"/>
      <w:r w:rsidRPr="00A655CD">
        <w:rPr>
          <w:rFonts w:eastAsia="Times New Roman" w:cs="Courier New"/>
        </w:rPr>
        <w:t>i</w:t>
      </w:r>
      <w:proofErr w:type="spellEnd"/>
      <w:r w:rsidRPr="00A655CD">
        <w:rPr>
          <w:rFonts w:eastAsia="Times New Roman" w:cs="Courier New"/>
        </w:rPr>
        <w:t xml:space="preserve">) </w:t>
      </w:r>
      <w:r>
        <w:rPr>
          <w:rFonts w:eastAsia="Times New Roman" w:cs="Courier New"/>
        </w:rPr>
        <w:t>L</w:t>
      </w:r>
      <w:r w:rsidRPr="00A655CD">
        <w:rPr>
          <w:rFonts w:eastAsia="Times New Roman" w:cs="Courier New"/>
        </w:rPr>
        <w:t xml:space="preserve"> to 0, (ii) 0 to </w:t>
      </w:r>
      <w:r>
        <w:rPr>
          <w:rFonts w:eastAsia="Times New Roman" w:cs="Courier New"/>
        </w:rPr>
        <w:t>-</w:t>
      </w:r>
      <w:proofErr w:type="spellStart"/>
      <w:r>
        <w:rPr>
          <w:rFonts w:eastAsia="Times New Roman" w:cs="Courier New"/>
          <w:i/>
        </w:rPr>
        <w:t>x</w:t>
      </w:r>
      <w:r>
        <w:rPr>
          <w:rFonts w:eastAsia="Times New Roman" w:cs="Courier New"/>
          <w:i/>
          <w:vertAlign w:val="subscript"/>
        </w:rPr>
        <w:t>cs</w:t>
      </w:r>
      <w:proofErr w:type="spellEnd"/>
      <w:r w:rsidRPr="00A655CD">
        <w:rPr>
          <w:rFonts w:eastAsia="Times New Roman" w:cs="Courier New"/>
        </w:rPr>
        <w:t xml:space="preserve">, (iii) </w:t>
      </w:r>
      <w:r>
        <w:rPr>
          <w:rFonts w:eastAsia="Times New Roman" w:cs="Courier New"/>
        </w:rPr>
        <w:t>-</w:t>
      </w:r>
      <w:proofErr w:type="spellStart"/>
      <w:r>
        <w:rPr>
          <w:rFonts w:eastAsia="Times New Roman" w:cs="Courier New"/>
          <w:i/>
        </w:rPr>
        <w:t>x</w:t>
      </w:r>
      <w:r>
        <w:rPr>
          <w:rFonts w:eastAsia="Times New Roman" w:cs="Courier New"/>
          <w:i/>
          <w:vertAlign w:val="subscript"/>
        </w:rPr>
        <w:t>cs</w:t>
      </w:r>
      <w:proofErr w:type="spellEnd"/>
      <w:r w:rsidRPr="00A655CD">
        <w:rPr>
          <w:rFonts w:eastAsia="Times New Roman" w:cs="Courier New"/>
        </w:rPr>
        <w:t xml:space="preserve"> to 0, and (iv) 0 to L. The durations of motion for each of these individual phases are calculated by solving the equations of motion with the forces acting as shown in </w:t>
      </w:r>
      <w:r>
        <w:rPr>
          <w:rFonts w:eastAsia="Times New Roman" w:cs="Courier New"/>
        </w:rPr>
        <w:t>Figure 2</w:t>
      </w:r>
      <w:r w:rsidRPr="00A655CD">
        <w:rPr>
          <w:rFonts w:eastAsia="Times New Roman" w:cs="Courier New"/>
        </w:rPr>
        <w:t>. Friction has been assumed to be negligible for these calculations.</w:t>
      </w:r>
      <w:r>
        <w:rPr>
          <w:rFonts w:eastAsia="Times New Roman" w:cs="Courier New"/>
        </w:rPr>
        <w:t>”</w:t>
      </w:r>
    </w:p>
    <w:p w14:paraId="028C32D3" w14:textId="77777777" w:rsidR="00782818" w:rsidRDefault="00782818" w:rsidP="00A655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rPr>
      </w:pPr>
    </w:p>
    <w:p w14:paraId="5786771B" w14:textId="1E73EAF5" w:rsidR="00782818" w:rsidRDefault="00782818" w:rsidP="00A655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rPr>
      </w:pPr>
      <w:r>
        <w:rPr>
          <w:rFonts w:eastAsia="Times New Roman" w:cs="Courier New"/>
        </w:rPr>
        <w:t>Text was added to introduce equation (10)-(13):</w:t>
      </w:r>
    </w:p>
    <w:p w14:paraId="3D41C01D" w14:textId="51A1F67E" w:rsidR="00782818" w:rsidRPr="00671417" w:rsidRDefault="00782818" w:rsidP="00782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rPr>
      </w:pPr>
      <w:r>
        <w:rPr>
          <w:rFonts w:eastAsia="Times New Roman" w:cs="Courier New"/>
        </w:rPr>
        <w:t>“</w:t>
      </w:r>
      <w:r w:rsidRPr="00782818">
        <w:rPr>
          <w:rFonts w:eastAsia="Times New Roman" w:cs="Courier New"/>
        </w:rPr>
        <w:t>The authors obtained these results</w:t>
      </w:r>
      <w:r>
        <w:rPr>
          <w:rFonts w:eastAsia="Times New Roman" w:cs="Courier New"/>
        </w:rPr>
        <w:t xml:space="preserve"> </w:t>
      </w:r>
      <w:r w:rsidRPr="00782818">
        <w:rPr>
          <w:rFonts w:eastAsia="Times New Roman" w:cs="Courier New"/>
        </w:rPr>
        <w:t xml:space="preserve">by calculating the curl of the </w:t>
      </w:r>
      <w:r>
        <w:rPr>
          <w:rFonts w:eastAsia="Times New Roman" w:cs="Courier New"/>
        </w:rPr>
        <w:t xml:space="preserve">magnetic vector potential using </w:t>
      </w:r>
      <w:del w:id="10" w:author="Aaron Becker" w:date="2017-06-04T21:52:00Z">
        <w:r w:rsidDel="00867D4E">
          <w:rPr>
            <w:rFonts w:eastAsia="Times New Roman" w:cs="Courier New"/>
          </w:rPr>
          <w:delText xml:space="preserve"> </w:delText>
        </w:r>
      </w:del>
      <w:r w:rsidRPr="00782818">
        <w:rPr>
          <w:rFonts w:eastAsia="Times New Roman" w:cs="Courier New"/>
        </w:rPr>
        <w:t>the software Mathematica.</w:t>
      </w:r>
      <w:r>
        <w:rPr>
          <w:rFonts w:eastAsia="Times New Roman" w:cs="Courier New"/>
        </w:rPr>
        <w:t>”</w:t>
      </w:r>
    </w:p>
    <w:p w14:paraId="65449ACF" w14:textId="77777777" w:rsidR="00281ECF" w:rsidRPr="00262474"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13F3E160" w14:textId="07D43C46" w:rsidR="00281ECF" w:rsidRPr="002E0AF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i/>
        </w:rPr>
      </w:pPr>
      <w:r w:rsidRPr="002E0AFB">
        <w:rPr>
          <w:rFonts w:eastAsia="Times New Roman" w:cs="Courier New"/>
          <w:i/>
        </w:rPr>
        <w:t>[R</w:t>
      </w:r>
      <w:r>
        <w:rPr>
          <w:rFonts w:eastAsia="Times New Roman" w:cs="Courier New"/>
          <w:i/>
        </w:rPr>
        <w:t>1</w:t>
      </w:r>
      <w:r w:rsidRPr="002E0AFB">
        <w:rPr>
          <w:rFonts w:eastAsia="Times New Roman" w:cs="Courier New"/>
          <w:i/>
        </w:rPr>
        <w:t xml:space="preserve"> C2] </w:t>
      </w:r>
      <w:r>
        <w:rPr>
          <w:rFonts w:eastAsia="Times New Roman" w:cs="Courier New"/>
          <w:i/>
        </w:rPr>
        <w:tab/>
      </w:r>
      <w:r w:rsidRPr="00867D4E">
        <w:rPr>
          <w:rFonts w:eastAsia="Times New Roman" w:cs="Courier New"/>
          <w:i/>
          <w:color w:val="4472C4" w:themeColor="accent1"/>
          <w:rPrChange w:id="11" w:author="Aaron Becker" w:date="2017-06-04T21:52:00Z">
            <w:rPr>
              <w:rFonts w:eastAsia="Times New Roman" w:cs="Courier New"/>
              <w:i/>
            </w:rPr>
          </w:rPrChange>
        </w:rPr>
        <w:t xml:space="preserve">The </w:t>
      </w:r>
      <w:proofErr w:type="gramStart"/>
      <w:r w:rsidRPr="00867D4E">
        <w:rPr>
          <w:rFonts w:eastAsia="Times New Roman" w:cs="Courier New"/>
          <w:i/>
          <w:color w:val="4472C4" w:themeColor="accent1"/>
          <w:rPrChange w:id="12" w:author="Aaron Becker" w:date="2017-06-04T21:52:00Z">
            <w:rPr>
              <w:rFonts w:eastAsia="Times New Roman" w:cs="Courier New"/>
              <w:i/>
            </w:rPr>
          </w:rPrChange>
        </w:rPr>
        <w:t>method of the simulation or the experiment are</w:t>
      </w:r>
      <w:proofErr w:type="gramEnd"/>
      <w:r w:rsidRPr="00867D4E">
        <w:rPr>
          <w:rFonts w:eastAsia="Times New Roman" w:cs="Courier New"/>
          <w:i/>
          <w:color w:val="4472C4" w:themeColor="accent1"/>
          <w:rPrChange w:id="13" w:author="Aaron Becker" w:date="2017-06-04T21:52:00Z">
            <w:rPr>
              <w:rFonts w:eastAsia="Times New Roman" w:cs="Courier New"/>
              <w:i/>
            </w:rPr>
          </w:rPrChange>
        </w:rPr>
        <w:t xml:space="preserve"> not clearly described in chapter II –V, respectively.</w:t>
      </w:r>
    </w:p>
    <w:p w14:paraId="0E19E21D" w14:textId="77777777"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12043BE5" w14:textId="62CCD9CD"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rPr>
      </w:pPr>
      <w:r w:rsidRPr="00671417">
        <w:rPr>
          <w:rFonts w:eastAsia="Times New Roman" w:cs="Courier New"/>
        </w:rPr>
        <w:t>The text describing the simulation chapter II and the experiment chapter V was modified. We believe that these descriptions are now clearer.</w:t>
      </w:r>
    </w:p>
    <w:p w14:paraId="67CC7FA9" w14:textId="2B4A6FB4" w:rsidR="00112A13" w:rsidRDefault="00112A13"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rPr>
      </w:pPr>
    </w:p>
    <w:p w14:paraId="23DFD207" w14:textId="53E6B89D" w:rsidR="00A868EA" w:rsidRPr="00A868EA" w:rsidRDefault="00112A13" w:rsidP="00A86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rPr>
      </w:pPr>
      <w:r>
        <w:rPr>
          <w:rFonts w:eastAsia="Times New Roman" w:cs="Courier New"/>
        </w:rPr>
        <w:t>For chapter II: “</w:t>
      </w:r>
      <w:r w:rsidR="00A868EA" w:rsidRPr="00A868EA">
        <w:rPr>
          <w:rFonts w:eastAsia="Times New Roman" w:cs="Courier New"/>
        </w:rPr>
        <w:t>An analytical model was developed by solving the system</w:t>
      </w:r>
      <w:r w:rsidR="00A868EA">
        <w:rPr>
          <w:rFonts w:eastAsia="Times New Roman" w:cs="Courier New"/>
        </w:rPr>
        <w:t xml:space="preserve"> </w:t>
      </w:r>
      <w:r w:rsidR="00A868EA" w:rsidRPr="00A868EA">
        <w:rPr>
          <w:rFonts w:eastAsia="Times New Roman" w:cs="Courier New"/>
        </w:rPr>
        <w:t>of differential equations. This model allows predicting the</w:t>
      </w:r>
      <w:r w:rsidR="00A868EA">
        <w:rPr>
          <w:rFonts w:eastAsia="Times New Roman" w:cs="Courier New"/>
        </w:rPr>
        <w:t xml:space="preserve"> </w:t>
      </w:r>
      <w:r w:rsidR="00A868EA" w:rsidRPr="00A868EA">
        <w:rPr>
          <w:rFonts w:eastAsia="Times New Roman" w:cs="Courier New"/>
        </w:rPr>
        <w:t>impact velocity for each impact, given a set of input parameters.</w:t>
      </w:r>
      <w:r w:rsidR="00A868EA">
        <w:rPr>
          <w:rFonts w:eastAsia="Times New Roman" w:cs="Courier New"/>
        </w:rPr>
        <w:t xml:space="preserve"> </w:t>
      </w:r>
      <w:r w:rsidR="00A868EA" w:rsidRPr="00A868EA">
        <w:rPr>
          <w:rFonts w:eastAsia="Times New Roman" w:cs="Courier New"/>
        </w:rPr>
        <w:t>The sphere-impact plate system is assumed to have</w:t>
      </w:r>
      <w:r w:rsidR="00A868EA">
        <w:rPr>
          <w:rFonts w:eastAsia="Times New Roman" w:cs="Courier New"/>
        </w:rPr>
        <w:t xml:space="preserve"> </w:t>
      </w:r>
      <w:r w:rsidR="00A868EA" w:rsidRPr="00A868EA">
        <w:rPr>
          <w:rFonts w:eastAsia="Times New Roman" w:cs="Courier New"/>
        </w:rPr>
        <w:t>a coefficient of restitution, e. This model assumes that the</w:t>
      </w:r>
      <w:r w:rsidR="00A868EA">
        <w:rPr>
          <w:rFonts w:eastAsia="Times New Roman" w:cs="Courier New"/>
        </w:rPr>
        <w:t xml:space="preserve"> </w:t>
      </w:r>
      <w:r w:rsidR="00A868EA" w:rsidRPr="00A868EA">
        <w:rPr>
          <w:rFonts w:eastAsia="Times New Roman" w:cs="Courier New"/>
        </w:rPr>
        <w:t>robot capsule does not move. As seen in fig. 4, the impact</w:t>
      </w:r>
      <w:r w:rsidR="00A868EA">
        <w:rPr>
          <w:rFonts w:eastAsia="Times New Roman" w:cs="Courier New"/>
        </w:rPr>
        <w:t xml:space="preserve"> </w:t>
      </w:r>
      <w:r w:rsidR="00A868EA" w:rsidRPr="00A868EA">
        <w:rPr>
          <w:rFonts w:eastAsia="Times New Roman" w:cs="Courier New"/>
        </w:rPr>
        <w:t>velocity initially increases and ultimately saturates for all</w:t>
      </w:r>
      <w:r w:rsidR="00A868EA">
        <w:rPr>
          <w:rFonts w:eastAsia="Times New Roman" w:cs="Courier New"/>
        </w:rPr>
        <w:t xml:space="preserve"> </w:t>
      </w:r>
      <w:r w:rsidR="00A868EA" w:rsidRPr="00A868EA">
        <w:rPr>
          <w:rFonts w:eastAsia="Times New Roman" w:cs="Courier New"/>
        </w:rPr>
        <w:t>values of e greater than 0 and less than or equal to 1. The</w:t>
      </w:r>
      <w:r w:rsidR="00A868EA">
        <w:rPr>
          <w:rFonts w:eastAsia="Times New Roman" w:cs="Courier New"/>
        </w:rPr>
        <w:t xml:space="preserve"> </w:t>
      </w:r>
      <w:r w:rsidR="00A868EA" w:rsidRPr="00A868EA">
        <w:rPr>
          <w:rFonts w:eastAsia="Times New Roman" w:cs="Courier New"/>
        </w:rPr>
        <w:t>system reaches a resonant state when the impact velocity</w:t>
      </w:r>
      <w:r w:rsidR="00A868EA">
        <w:rPr>
          <w:rFonts w:eastAsia="Times New Roman" w:cs="Courier New"/>
        </w:rPr>
        <w:t xml:space="preserve"> </w:t>
      </w:r>
      <w:r w:rsidR="00A868EA" w:rsidRPr="00A868EA">
        <w:rPr>
          <w:rFonts w:eastAsia="Times New Roman" w:cs="Courier New"/>
        </w:rPr>
        <w:t>saturates. This happens when the energy lost by the sphere</w:t>
      </w:r>
      <w:r w:rsidR="00A868EA">
        <w:rPr>
          <w:rFonts w:eastAsia="Times New Roman" w:cs="Courier New"/>
        </w:rPr>
        <w:t xml:space="preserve"> </w:t>
      </w:r>
      <w:r w:rsidR="00A868EA" w:rsidRPr="00A868EA">
        <w:rPr>
          <w:rFonts w:eastAsia="Times New Roman" w:cs="Courier New"/>
        </w:rPr>
        <w:t>during impact equals the energy gained by it during the rest</w:t>
      </w:r>
      <w:r w:rsidR="00A868EA">
        <w:rPr>
          <w:rFonts w:eastAsia="Times New Roman" w:cs="Courier New"/>
        </w:rPr>
        <w:t xml:space="preserve"> </w:t>
      </w:r>
      <w:r w:rsidR="00A868EA" w:rsidRPr="00A868EA">
        <w:rPr>
          <w:rFonts w:eastAsia="Times New Roman" w:cs="Courier New"/>
        </w:rPr>
        <w:t>of the cycle. A higher e results in a higher impact velocity.</w:t>
      </w:r>
      <w:r w:rsidR="00A868EA">
        <w:rPr>
          <w:rFonts w:eastAsia="Times New Roman" w:cs="Courier New"/>
        </w:rPr>
        <w:t xml:space="preserve"> </w:t>
      </w:r>
      <w:r w:rsidR="00A868EA" w:rsidRPr="00A868EA">
        <w:rPr>
          <w:rFonts w:eastAsia="Times New Roman" w:cs="Courier New"/>
        </w:rPr>
        <w:t>For e = 1, the impact velocity indefinitely increases since</w:t>
      </w:r>
      <w:r w:rsidR="00A868EA">
        <w:rPr>
          <w:rFonts w:eastAsia="Times New Roman" w:cs="Courier New"/>
        </w:rPr>
        <w:t xml:space="preserve"> </w:t>
      </w:r>
      <w:r w:rsidR="00A868EA" w:rsidRPr="00A868EA">
        <w:rPr>
          <w:rFonts w:eastAsia="Times New Roman" w:cs="Courier New"/>
        </w:rPr>
        <w:t>there is no energy loss during impact. An analytical formula</w:t>
      </w:r>
      <w:r w:rsidR="00A868EA">
        <w:rPr>
          <w:rFonts w:eastAsia="Times New Roman" w:cs="Courier New"/>
        </w:rPr>
        <w:t xml:space="preserve"> </w:t>
      </w:r>
      <w:r w:rsidR="00A868EA" w:rsidRPr="00A868EA">
        <w:rPr>
          <w:rFonts w:eastAsia="Times New Roman" w:cs="Courier New"/>
        </w:rPr>
        <w:t>was derived to predict the resonant impact velocity for a</w:t>
      </w:r>
      <w:r w:rsidR="00A868EA">
        <w:rPr>
          <w:rFonts w:eastAsia="Times New Roman" w:cs="Courier New"/>
        </w:rPr>
        <w:t xml:space="preserve"> </w:t>
      </w:r>
      <w:r w:rsidR="00A868EA" w:rsidRPr="00A868EA">
        <w:rPr>
          <w:rFonts w:eastAsia="Times New Roman" w:cs="Courier New"/>
        </w:rPr>
        <w:t>given set of input parameters and provided e is between 0</w:t>
      </w:r>
      <w:r w:rsidR="00A868EA">
        <w:rPr>
          <w:rFonts w:eastAsia="Times New Roman" w:cs="Courier New"/>
        </w:rPr>
        <w:t xml:space="preserve"> </w:t>
      </w:r>
      <w:r w:rsidR="00A868EA" w:rsidRPr="00A868EA">
        <w:rPr>
          <w:rFonts w:eastAsia="Times New Roman" w:cs="Courier New"/>
        </w:rPr>
        <w:t xml:space="preserve">and 1. </w:t>
      </w:r>
      <w:proofErr w:type="gramStart"/>
      <w:r w:rsidR="00A868EA" w:rsidRPr="00A868EA">
        <w:rPr>
          <w:rFonts w:eastAsia="Times New Roman" w:cs="Courier New"/>
        </w:rPr>
        <w:t>This was done by solving for the impact velocity at</w:t>
      </w:r>
      <w:proofErr w:type="gramEnd"/>
    </w:p>
    <w:p w14:paraId="61AC2926" w14:textId="43300556" w:rsidR="00112A13" w:rsidRDefault="00A868EA" w:rsidP="00A86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rPr>
      </w:pPr>
      <w:proofErr w:type="gramStart"/>
      <w:r w:rsidRPr="00A868EA">
        <w:rPr>
          <w:rFonts w:eastAsia="Times New Roman" w:cs="Courier New"/>
        </w:rPr>
        <w:t>resonance</w:t>
      </w:r>
      <w:proofErr w:type="gramEnd"/>
      <w:r w:rsidRPr="00A868EA">
        <w:rPr>
          <w:rFonts w:eastAsia="Times New Roman" w:cs="Courier New"/>
        </w:rPr>
        <w:t>, under the condition that the velocities at impacts</w:t>
      </w:r>
      <w:r w:rsidRPr="00867D4E">
        <w:rPr>
          <w:rFonts w:eastAsia="Times New Roman" w:cs="Courier New"/>
          <w:i/>
          <w:rPrChange w:id="14" w:author="Aaron Becker" w:date="2017-06-04T21:52:00Z">
            <w:rPr>
              <w:rFonts w:eastAsia="Times New Roman" w:cs="Courier New"/>
            </w:rPr>
          </w:rPrChange>
        </w:rPr>
        <w:t xml:space="preserve"> </w:t>
      </w:r>
      <w:proofErr w:type="spellStart"/>
      <w:r w:rsidRPr="00867D4E">
        <w:rPr>
          <w:rFonts w:eastAsia="Times New Roman" w:cs="Courier New"/>
          <w:i/>
          <w:rPrChange w:id="15" w:author="Aaron Becker" w:date="2017-06-04T21:52:00Z">
            <w:rPr>
              <w:rFonts w:eastAsia="Times New Roman" w:cs="Courier New"/>
            </w:rPr>
          </w:rPrChange>
        </w:rPr>
        <w:t>i</w:t>
      </w:r>
      <w:proofErr w:type="spellEnd"/>
      <w:r w:rsidRPr="00A868EA">
        <w:rPr>
          <w:rFonts w:eastAsia="Times New Roman" w:cs="Courier New"/>
        </w:rPr>
        <w:t xml:space="preserve"> and </w:t>
      </w:r>
      <w:proofErr w:type="spellStart"/>
      <w:r w:rsidRPr="00867D4E">
        <w:rPr>
          <w:rFonts w:eastAsia="Times New Roman" w:cs="Courier New"/>
          <w:i/>
          <w:rPrChange w:id="16" w:author="Aaron Becker" w:date="2017-06-04T21:52:00Z">
            <w:rPr>
              <w:rFonts w:eastAsia="Times New Roman" w:cs="Courier New"/>
            </w:rPr>
          </w:rPrChange>
        </w:rPr>
        <w:t>i</w:t>
      </w:r>
      <w:proofErr w:type="spellEnd"/>
      <w:r w:rsidRPr="00867D4E">
        <w:rPr>
          <w:rFonts w:eastAsia="Times New Roman" w:cs="Courier New"/>
          <w:i/>
          <w:rPrChange w:id="17" w:author="Aaron Becker" w:date="2017-06-04T21:52:00Z">
            <w:rPr>
              <w:rFonts w:eastAsia="Times New Roman" w:cs="Courier New"/>
            </w:rPr>
          </w:rPrChange>
        </w:rPr>
        <w:t xml:space="preserve"> + 1</w:t>
      </w:r>
      <w:r w:rsidRPr="00A868EA">
        <w:rPr>
          <w:rFonts w:eastAsia="Times New Roman" w:cs="Courier New"/>
        </w:rPr>
        <w:t xml:space="preserve"> are the same. The resonant velocity is given by</w:t>
      </w:r>
      <w:r>
        <w:rPr>
          <w:rFonts w:eastAsia="Times New Roman" w:cs="Courier New"/>
        </w:rPr>
        <w:t xml:space="preserve"> </w:t>
      </w:r>
      <w:r w:rsidRPr="00A868EA">
        <w:rPr>
          <w:rFonts w:eastAsia="Times New Roman" w:cs="Courier New"/>
        </w:rPr>
        <w:t>eq. (2) and was also verified by numerical simulations in</w:t>
      </w:r>
      <w:r>
        <w:rPr>
          <w:rFonts w:eastAsia="Times New Roman" w:cs="Courier New"/>
        </w:rPr>
        <w:t xml:space="preserve"> </w:t>
      </w:r>
      <w:r w:rsidRPr="00A868EA">
        <w:rPr>
          <w:rFonts w:eastAsia="Times New Roman" w:cs="Courier New"/>
        </w:rPr>
        <w:t>MATLAB.</w:t>
      </w:r>
      <w:r>
        <w:rPr>
          <w:rFonts w:eastAsia="Times New Roman" w:cs="Courier New"/>
        </w:rPr>
        <w:t>”</w:t>
      </w:r>
    </w:p>
    <w:p w14:paraId="477A6D00" w14:textId="5CBECBC7"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FF0000"/>
        </w:rPr>
      </w:pPr>
      <w:r>
        <w:rPr>
          <w:rFonts w:eastAsia="Times New Roman" w:cs="Courier New"/>
          <w:color w:val="FF0000"/>
        </w:rPr>
        <w:tab/>
      </w:r>
    </w:p>
    <w:p w14:paraId="1E9C7C38" w14:textId="791A4370" w:rsidR="001B3B4E" w:rsidRPr="002E0AFB" w:rsidRDefault="001B3B4E" w:rsidP="0003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color w:val="FF0000"/>
        </w:rPr>
      </w:pPr>
      <w:r w:rsidRPr="00036399">
        <w:rPr>
          <w:rFonts w:eastAsia="Times New Roman" w:cs="Courier New"/>
        </w:rPr>
        <w:t xml:space="preserve">For </w:t>
      </w:r>
      <w:del w:id="18" w:author="Aaron Becker" w:date="2017-06-04T21:52:00Z">
        <w:r w:rsidRPr="00036399" w:rsidDel="00867D4E">
          <w:rPr>
            <w:rFonts w:eastAsia="Times New Roman" w:cs="Courier New"/>
          </w:rPr>
          <w:delText xml:space="preserve">chapter </w:delText>
        </w:r>
      </w:del>
      <w:ins w:id="19" w:author="Aaron Becker" w:date="2017-06-04T21:52:00Z">
        <w:r w:rsidR="00867D4E">
          <w:rPr>
            <w:rFonts w:eastAsia="Times New Roman" w:cs="Courier New"/>
          </w:rPr>
          <w:t>Section</w:t>
        </w:r>
        <w:r w:rsidR="00867D4E" w:rsidRPr="00036399">
          <w:rPr>
            <w:rFonts w:eastAsia="Times New Roman" w:cs="Courier New"/>
          </w:rPr>
          <w:t xml:space="preserve"> </w:t>
        </w:r>
      </w:ins>
      <w:r w:rsidRPr="00036399">
        <w:rPr>
          <w:rFonts w:eastAsia="Times New Roman" w:cs="Courier New"/>
        </w:rPr>
        <w:t xml:space="preserve">V: “The sphere has a diameter of 5mm and is made of stainless steel. No spring was use in this </w:t>
      </w:r>
      <w:proofErr w:type="spellStart"/>
      <w:r w:rsidRPr="00036399">
        <w:rPr>
          <w:rFonts w:eastAsia="Times New Roman" w:cs="Courier New"/>
        </w:rPr>
        <w:t>millirobot</w:t>
      </w:r>
      <w:proofErr w:type="spellEnd"/>
      <w:r w:rsidRPr="00036399">
        <w:rPr>
          <w:rFonts w:eastAsia="Times New Roman" w:cs="Courier New"/>
        </w:rPr>
        <w:t xml:space="preserve">. </w:t>
      </w:r>
      <w:r w:rsidR="00036399" w:rsidRPr="00036399">
        <w:rPr>
          <w:rFonts w:eastAsia="Times New Roman" w:cs="Courier New"/>
        </w:rPr>
        <w:t xml:space="preserve">A plastic container was placed inside the MRI scanner, simply sitting on the patient table. The </w:t>
      </w:r>
      <w:proofErr w:type="spellStart"/>
      <w:r w:rsidR="00036399" w:rsidRPr="00036399">
        <w:rPr>
          <w:rFonts w:eastAsia="Times New Roman" w:cs="Courier New"/>
        </w:rPr>
        <w:t>millirobot</w:t>
      </w:r>
      <w:proofErr w:type="spellEnd"/>
      <w:r w:rsidR="00036399" w:rsidRPr="00036399">
        <w:rPr>
          <w:rFonts w:eastAsia="Times New Roman" w:cs="Courier New"/>
        </w:rPr>
        <w:t xml:space="preserve"> was positioned inside this container, with its length oriented along the </w:t>
      </w:r>
      <w:proofErr w:type="gramStart"/>
      <w:r w:rsidR="00036399" w:rsidRPr="00036399">
        <w:rPr>
          <w:rFonts w:eastAsia="Times New Roman" w:cs="Courier New"/>
        </w:rPr>
        <w:t>x axis</w:t>
      </w:r>
      <w:proofErr w:type="gramEnd"/>
      <w:r w:rsidR="00036399" w:rsidRPr="00036399">
        <w:rPr>
          <w:rFonts w:eastAsia="Times New Roman" w:cs="Courier New"/>
        </w:rPr>
        <w:t xml:space="preserve">. A lamb brain hemisphere was placed in the container, in front of the </w:t>
      </w:r>
      <w:proofErr w:type="spellStart"/>
      <w:r w:rsidR="00036399" w:rsidRPr="00036399">
        <w:rPr>
          <w:rFonts w:eastAsia="Times New Roman" w:cs="Courier New"/>
        </w:rPr>
        <w:t>millirobot</w:t>
      </w:r>
      <w:proofErr w:type="spellEnd"/>
      <w:r w:rsidR="00036399" w:rsidRPr="00036399">
        <w:rPr>
          <w:rFonts w:eastAsia="Times New Roman" w:cs="Courier New"/>
        </w:rPr>
        <w:t xml:space="preserve"> tip.</w:t>
      </w:r>
      <w:r w:rsidR="00036399">
        <w:rPr>
          <w:rFonts w:eastAsia="Times New Roman" w:cs="Courier New"/>
        </w:rPr>
        <w:t xml:space="preserve"> </w:t>
      </w:r>
      <w:r w:rsidR="00036399" w:rsidRPr="00036399">
        <w:rPr>
          <w:rFonts w:eastAsia="Times New Roman" w:cs="Courier New"/>
        </w:rPr>
        <w:t xml:space="preserve">A 2Hz square gradient along the x axis with an amplitude of 23 </w:t>
      </w:r>
      <w:proofErr w:type="spellStart"/>
      <w:r w:rsidR="00036399" w:rsidRPr="00036399">
        <w:rPr>
          <w:rFonts w:eastAsia="Times New Roman" w:cs="Courier New"/>
        </w:rPr>
        <w:t>mT</w:t>
      </w:r>
      <w:proofErr w:type="spellEnd"/>
      <w:r w:rsidR="00036399" w:rsidRPr="00036399">
        <w:rPr>
          <w:rFonts w:eastAsia="Times New Roman" w:cs="Courier New"/>
        </w:rPr>
        <w:t>/m was applied to it.”</w:t>
      </w:r>
    </w:p>
    <w:p w14:paraId="3EB4644E" w14:textId="77777777" w:rsidR="00281ECF" w:rsidRPr="00262474"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2978CCDE" w14:textId="700DF6CC" w:rsidR="00281ECF" w:rsidRPr="002E0AF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i/>
        </w:rPr>
      </w:pPr>
      <w:r w:rsidRPr="002E0AFB">
        <w:rPr>
          <w:rFonts w:eastAsia="Times New Roman" w:cs="Courier New"/>
          <w:i/>
        </w:rPr>
        <w:t xml:space="preserve">[R1 C3] </w:t>
      </w:r>
      <w:r>
        <w:rPr>
          <w:rFonts w:eastAsia="Times New Roman" w:cs="Courier New"/>
          <w:i/>
        </w:rPr>
        <w:tab/>
      </w:r>
      <w:r w:rsidRPr="00260E8F">
        <w:rPr>
          <w:rFonts w:eastAsia="Times New Roman" w:cs="Courier New"/>
          <w:i/>
          <w:color w:val="4472C4" w:themeColor="accent1"/>
        </w:rPr>
        <w:t>What is the difference about perfectly closed loop, open loop and partially closed loop?</w:t>
      </w:r>
    </w:p>
    <w:p w14:paraId="1A5833E5" w14:textId="77777777"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26CCE6F6" w14:textId="0AE5EAA4" w:rsidR="00281ECF" w:rsidRPr="0087169C" w:rsidRDefault="00281ECF" w:rsidP="00260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2"/>
        <w:rPr>
          <w:rFonts w:eastAsia="Times New Roman" w:cs="Courier New"/>
          <w:color w:val="FF0000"/>
        </w:rPr>
      </w:pPr>
      <w:r>
        <w:rPr>
          <w:rFonts w:eastAsia="Times New Roman" w:cs="Courier New"/>
        </w:rPr>
        <w:tab/>
      </w:r>
      <w:r w:rsidR="00260E8F" w:rsidRPr="00260E8F">
        <w:rPr>
          <w:rFonts w:eastAsia="Times New Roman" w:cs="Courier New"/>
        </w:rPr>
        <w:t xml:space="preserve">The following text was added in the introduction: </w:t>
      </w:r>
      <w:r w:rsidR="003F41A5">
        <w:rPr>
          <w:rFonts w:eastAsia="Times New Roman" w:cs="Courier New"/>
        </w:rPr>
        <w:t>“</w:t>
      </w:r>
      <w:r w:rsidR="00260E8F" w:rsidRPr="00260E8F">
        <w:rPr>
          <w:rFonts w:eastAsia="Times New Roman" w:cs="Courier New"/>
        </w:rPr>
        <w:t>Different control strategies are studied. The open loop control switches the magnetic gradient direction at constant frequency. It is completely independent of the sphere position and uses no feedback. The partially closed loop control detects the impact of the sphere and switch the magnetic gradient direction as soon as the impact is detected. The original gradient direction is r</w:t>
      </w:r>
      <w:r w:rsidR="00260E8F">
        <w:rPr>
          <w:rFonts w:eastAsia="Times New Roman" w:cs="Courier New"/>
        </w:rPr>
        <w:t>eapplied after a constant time</w:t>
      </w:r>
      <w:r w:rsidR="00260E8F" w:rsidRPr="00260E8F">
        <w:rPr>
          <w:rFonts w:eastAsia="Times New Roman" w:cs="Courier New"/>
          <w:i/>
        </w:rPr>
        <w:t xml:space="preserve"> </w:t>
      </w:r>
      <w:proofErr w:type="spellStart"/>
      <w:r w:rsidR="00260E8F" w:rsidRPr="00260E8F">
        <w:rPr>
          <w:rFonts w:eastAsia="Times New Roman" w:cs="Courier New"/>
          <w:i/>
        </w:rPr>
        <w:t>ts</w:t>
      </w:r>
      <w:proofErr w:type="spellEnd"/>
      <w:r w:rsidR="00260E8F" w:rsidRPr="00260E8F">
        <w:rPr>
          <w:rFonts w:eastAsia="Times New Roman" w:cs="Courier New"/>
        </w:rPr>
        <w:t xml:space="preserve">. The perfectly closed loop control </w:t>
      </w:r>
      <w:r w:rsidR="00260E8F" w:rsidRPr="00260E8F">
        <w:rPr>
          <w:rFonts w:eastAsia="Times New Roman" w:cs="Courier New"/>
        </w:rPr>
        <w:lastRenderedPageBreak/>
        <w:t>assumes a theoretical sensor able to measure the position of the sphere at any time. It is capable to detect the impact of the sphere as well as the change of direction on the posterior side. The controller is therefore able to change the direction of the gradient when the impact is detected and when the change of direction on the posterior side is detected.</w:t>
      </w:r>
      <w:r w:rsidR="003F41A5">
        <w:rPr>
          <w:rFonts w:eastAsia="Times New Roman" w:cs="Courier New"/>
        </w:rPr>
        <w:t>”</w:t>
      </w:r>
    </w:p>
    <w:p w14:paraId="1DC540DD" w14:textId="77777777"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33561B6E" w14:textId="77777777" w:rsidR="00281ECF" w:rsidRPr="00262474"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096706D5" w14:textId="3E14731E"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2" w:hanging="912"/>
        <w:rPr>
          <w:rFonts w:eastAsia="Times New Roman" w:cs="Courier New"/>
          <w:i/>
        </w:rPr>
      </w:pPr>
      <w:r w:rsidRPr="002E0AFB">
        <w:rPr>
          <w:rFonts w:eastAsia="Times New Roman" w:cs="Courier New"/>
          <w:i/>
        </w:rPr>
        <w:t xml:space="preserve">[R1 C4] </w:t>
      </w:r>
      <w:r>
        <w:rPr>
          <w:rFonts w:eastAsia="Times New Roman" w:cs="Courier New"/>
          <w:i/>
        </w:rPr>
        <w:tab/>
      </w:r>
      <w:r w:rsidRPr="008B517C">
        <w:rPr>
          <w:rFonts w:eastAsia="Times New Roman" w:cs="Courier New"/>
          <w:i/>
          <w:color w:val="2F5496" w:themeColor="accent1" w:themeShade="BF"/>
        </w:rPr>
        <w:t>What is the meaning of the following sentences “This is equivalent to a perfectly closed-loop system where the gradient signal switches direction when the sphere switches direction.</w:t>
      </w:r>
      <w:proofErr w:type="gramStart"/>
      <w:r w:rsidRPr="008B517C">
        <w:rPr>
          <w:rFonts w:eastAsia="Times New Roman" w:cs="Courier New"/>
          <w:i/>
          <w:color w:val="2F5496" w:themeColor="accent1" w:themeShade="BF"/>
        </w:rPr>
        <w:t>”.</w:t>
      </w:r>
      <w:proofErr w:type="gramEnd"/>
      <w:r w:rsidRPr="008B517C">
        <w:rPr>
          <w:rFonts w:eastAsia="Times New Roman" w:cs="Courier New"/>
          <w:i/>
          <w:color w:val="2F5496" w:themeColor="accent1" w:themeShade="BF"/>
        </w:rPr>
        <w:t xml:space="preserve"> Why?</w:t>
      </w:r>
    </w:p>
    <w:p w14:paraId="3191188C" w14:textId="77777777" w:rsidR="00281ECF" w:rsidRPr="002E0AF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2" w:hanging="912"/>
        <w:rPr>
          <w:rFonts w:eastAsia="Times New Roman" w:cs="Courier New"/>
          <w:i/>
        </w:rPr>
      </w:pPr>
    </w:p>
    <w:p w14:paraId="507DD1E0" w14:textId="77777777" w:rsidR="00281ECF" w:rsidRPr="00262474" w:rsidRDefault="00281ECF" w:rsidP="00281ECF">
      <w:pPr>
        <w:autoSpaceDE w:val="0"/>
        <w:autoSpaceDN w:val="0"/>
        <w:adjustRightInd w:val="0"/>
        <w:ind w:left="912"/>
        <w:rPr>
          <w:rFonts w:cs="NimbusRomNo9L-Regu"/>
        </w:rPr>
      </w:pPr>
      <w:commentRangeStart w:id="20"/>
      <w:r w:rsidRPr="00251ECD">
        <w:rPr>
          <w:rFonts w:eastAsia="Times New Roman" w:cs="Courier New"/>
        </w:rPr>
        <w:t>The tex</w:t>
      </w:r>
      <w:r>
        <w:rPr>
          <w:rFonts w:eastAsia="Times New Roman" w:cs="Courier New"/>
        </w:rPr>
        <w:t>t, with the previous sentence was</w:t>
      </w:r>
      <w:r w:rsidRPr="00251ECD">
        <w:rPr>
          <w:rFonts w:eastAsia="Times New Roman" w:cs="Courier New"/>
        </w:rPr>
        <w:t xml:space="preserve">: </w:t>
      </w:r>
      <w:r>
        <w:rPr>
          <w:rFonts w:eastAsia="Times New Roman" w:cs="Courier New"/>
        </w:rPr>
        <w:t>“</w:t>
      </w:r>
      <w:r w:rsidRPr="00251ECD">
        <w:rPr>
          <w:rFonts w:cs="NimbusRomNo9L-Regu"/>
        </w:rPr>
        <w:t xml:space="preserve">To maximize the average impact velocity over an arbitrary </w:t>
      </w:r>
      <w:r w:rsidRPr="00251ECD">
        <w:rPr>
          <w:rFonts w:cs="CMMI10"/>
          <w:i/>
        </w:rPr>
        <w:t>n</w:t>
      </w:r>
      <w:r w:rsidRPr="00251ECD">
        <w:rPr>
          <w:rFonts w:cs="CMMI10"/>
        </w:rPr>
        <w:t xml:space="preserve"> </w:t>
      </w:r>
      <w:r w:rsidRPr="00251ECD">
        <w:rPr>
          <w:rFonts w:cs="NimbusRomNo9L-Regu"/>
        </w:rPr>
        <w:t>number of contacts, the input magnetic gradient should always be in the same direction as the motion of the sphere. This is equivalent to a perfectly closed-loop system where the gradient signal switches direction when the sphere switches direction.</w:t>
      </w:r>
      <w:r>
        <w:rPr>
          <w:rFonts w:cs="NimbusRomNo9L-Regu"/>
        </w:rPr>
        <w:t xml:space="preserve">” </w:t>
      </w:r>
    </w:p>
    <w:p w14:paraId="05E95692" w14:textId="266773C0" w:rsidR="00281ECF" w:rsidRPr="00076F5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2"/>
        <w:rPr>
          <w:rFonts w:eastAsia="Times New Roman" w:cs="Courier New"/>
        </w:rPr>
      </w:pPr>
      <w:r>
        <w:rPr>
          <w:rFonts w:eastAsia="Times New Roman" w:cs="Courier New"/>
        </w:rPr>
        <w:tab/>
      </w:r>
      <w:r w:rsidRPr="00076F5B">
        <w:rPr>
          <w:rFonts w:eastAsia="Times New Roman" w:cs="Courier New"/>
        </w:rPr>
        <w:t xml:space="preserve">The authors want here to explain that, in the theoretical computation, </w:t>
      </w:r>
      <w:proofErr w:type="gramStart"/>
      <w:r w:rsidRPr="00076F5B">
        <w:rPr>
          <w:rFonts w:eastAsia="Times New Roman" w:cs="Courier New"/>
        </w:rPr>
        <w:t>the perfectly closed loop is simulated by applying a magnetic gradient oriented in the same direction of the sphere velocity</w:t>
      </w:r>
      <w:proofErr w:type="gramEnd"/>
      <w:r w:rsidRPr="00076F5B">
        <w:rPr>
          <w:rFonts w:eastAsia="Times New Roman" w:cs="Courier New"/>
        </w:rPr>
        <w:t>.</w:t>
      </w:r>
    </w:p>
    <w:p w14:paraId="63AACA7F" w14:textId="69D04BC3" w:rsidR="00281ECF" w:rsidRPr="00076F5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Pr>
          <w:rFonts w:eastAsia="Times New Roman" w:cs="Courier New"/>
        </w:rPr>
        <w:tab/>
      </w:r>
      <w:r w:rsidRPr="00076F5B">
        <w:rPr>
          <w:rFonts w:eastAsia="Times New Roman" w:cs="Courier New"/>
        </w:rPr>
        <w:t>This text has been reformulated as follow for more clarity:</w:t>
      </w:r>
    </w:p>
    <w:p w14:paraId="2A275177" w14:textId="0D637F94" w:rsidR="00281ECF" w:rsidRPr="00076F5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rPr>
      </w:pPr>
      <w:r>
        <w:rPr>
          <w:rFonts w:eastAsia="Times New Roman" w:cs="Courier New"/>
        </w:rPr>
        <w:t>“</w:t>
      </w:r>
      <w:r w:rsidRPr="00076F5B">
        <w:rPr>
          <w:rFonts w:eastAsia="Times New Roman" w:cs="Courier New"/>
        </w:rPr>
        <w:t>In the perfectly closed loop system, the magnetic gradient direction is changed when the sphere hits the impact plate and when the spring reaches full compression. These two moments also corresponds to the two changes in the sphere movement direction. In addition, to maximize the impact velocity, the magnetic force, and therefore, the magnetic gradient, are oriented in the same direction as the sphere velocity vector. In the simulations, the sphere will naturally change direction after impact and after the full compression of the spring. The perfectly closed loop system can, indeed, be easily modeled by applying a magnetic gradient in the same direction as the sphere velocity.</w:t>
      </w:r>
      <w:r>
        <w:rPr>
          <w:rFonts w:eastAsia="Times New Roman" w:cs="Courier New"/>
        </w:rPr>
        <w:t>”</w:t>
      </w:r>
      <w:commentRangeEnd w:id="20"/>
      <w:r>
        <w:rPr>
          <w:rStyle w:val="CommentReference"/>
        </w:rPr>
        <w:commentReference w:id="20"/>
      </w:r>
    </w:p>
    <w:p w14:paraId="416D0837" w14:textId="77777777" w:rsidR="00281ECF" w:rsidRPr="00262474"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66C343FB" w14:textId="4C18E1EF" w:rsidR="00281ECF" w:rsidRPr="002E0AF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2" w:hanging="912"/>
        <w:rPr>
          <w:rFonts w:eastAsia="Times New Roman" w:cs="Courier New"/>
          <w:i/>
        </w:rPr>
      </w:pPr>
      <w:r w:rsidRPr="002E0AFB">
        <w:rPr>
          <w:rFonts w:eastAsia="Times New Roman" w:cs="Courier New"/>
          <w:i/>
        </w:rPr>
        <w:t xml:space="preserve"> [R1 C5] </w:t>
      </w:r>
      <w:r>
        <w:rPr>
          <w:rFonts w:eastAsia="Times New Roman" w:cs="Courier New"/>
          <w:i/>
        </w:rPr>
        <w:tab/>
      </w:r>
      <w:r w:rsidRPr="00811F55">
        <w:rPr>
          <w:rFonts w:eastAsia="Times New Roman" w:cs="Courier New"/>
          <w:i/>
          <w:color w:val="4472C4" w:themeColor="accent1"/>
        </w:rPr>
        <w:t>[</w:t>
      </w:r>
      <w:proofErr w:type="gramStart"/>
      <w:r w:rsidRPr="00811F55">
        <w:rPr>
          <w:rFonts w:eastAsia="Times New Roman" w:cs="Courier New"/>
          <w:i/>
          <w:color w:val="4472C4" w:themeColor="accent1"/>
        </w:rPr>
        <w:t>major</w:t>
      </w:r>
      <w:proofErr w:type="gramEnd"/>
      <w:r w:rsidRPr="00811F55">
        <w:rPr>
          <w:rFonts w:eastAsia="Times New Roman" w:cs="Courier New"/>
          <w:i/>
          <w:color w:val="4472C4" w:themeColor="accent1"/>
        </w:rPr>
        <w:t xml:space="preserve"> comment : thoroughness of results] The method and result (especially, experiment part) does not support your concept enough. The further implementation is needed to demonstrate your idea about magnetic hammer.</w:t>
      </w:r>
    </w:p>
    <w:p w14:paraId="6C13D237" w14:textId="77777777"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4F74869C" w14:textId="71A07BE4" w:rsidR="00281ECF" w:rsidRPr="00076F5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2"/>
        <w:rPr>
          <w:rFonts w:eastAsia="Times New Roman" w:cs="Courier New"/>
        </w:rPr>
      </w:pPr>
      <w:r>
        <w:rPr>
          <w:rFonts w:eastAsia="Times New Roman" w:cs="Courier New"/>
        </w:rPr>
        <w:tab/>
      </w:r>
      <w:r w:rsidRPr="00076F5B">
        <w:rPr>
          <w:rFonts w:eastAsia="Times New Roman" w:cs="Courier New"/>
        </w:rPr>
        <w:t xml:space="preserve">Additional experiments were performed and the robot prototype was able to penetrate a lamb brain sample. A section was added in the paper to describe </w:t>
      </w:r>
      <w:proofErr w:type="gramStart"/>
      <w:r w:rsidRPr="00076F5B">
        <w:rPr>
          <w:rFonts w:eastAsia="Times New Roman" w:cs="Courier New"/>
        </w:rPr>
        <w:t>this experiments</w:t>
      </w:r>
      <w:proofErr w:type="gramEnd"/>
      <w:r w:rsidRPr="00076F5B">
        <w:rPr>
          <w:rFonts w:eastAsia="Times New Roman" w:cs="Courier New"/>
        </w:rPr>
        <w:t xml:space="preserve"> and the obtained results.</w:t>
      </w:r>
    </w:p>
    <w:p w14:paraId="445CE79D" w14:textId="77777777" w:rsidR="00281ECF" w:rsidRPr="00262474"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77DFDC0A" w14:textId="67F219F2" w:rsidR="00281ECF" w:rsidRPr="002E0AF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2" w:hanging="912"/>
        <w:rPr>
          <w:rFonts w:eastAsia="Times New Roman" w:cs="Courier New"/>
          <w:i/>
        </w:rPr>
      </w:pPr>
      <w:r w:rsidRPr="002E0AFB">
        <w:rPr>
          <w:rFonts w:eastAsia="Times New Roman" w:cs="Courier New"/>
          <w:i/>
        </w:rPr>
        <w:t xml:space="preserve"> [R1 C6] </w:t>
      </w:r>
      <w:r>
        <w:rPr>
          <w:rFonts w:eastAsia="Times New Roman" w:cs="Courier New"/>
          <w:i/>
        </w:rPr>
        <w:tab/>
      </w:r>
      <w:r w:rsidRPr="00260E8F">
        <w:rPr>
          <w:rFonts w:eastAsia="Times New Roman" w:cs="Courier New"/>
          <w:i/>
          <w:color w:val="4472C4" w:themeColor="accent1"/>
        </w:rPr>
        <w:t>[</w:t>
      </w:r>
      <w:proofErr w:type="gramStart"/>
      <w:r w:rsidRPr="00260E8F">
        <w:rPr>
          <w:rFonts w:eastAsia="Times New Roman" w:cs="Courier New"/>
          <w:i/>
          <w:color w:val="4472C4" w:themeColor="accent1"/>
        </w:rPr>
        <w:t>minor</w:t>
      </w:r>
      <w:proofErr w:type="gramEnd"/>
      <w:r w:rsidRPr="00260E8F">
        <w:rPr>
          <w:rFonts w:eastAsia="Times New Roman" w:cs="Courier New"/>
          <w:i/>
          <w:color w:val="4472C4" w:themeColor="accent1"/>
        </w:rPr>
        <w:t xml:space="preserve"> comment : clarity of </w:t>
      </w:r>
      <w:r w:rsidRPr="00BD3C95">
        <w:rPr>
          <w:rFonts w:eastAsia="Times New Roman" w:cs="Courier New"/>
          <w:i/>
          <w:color w:val="4472C4" w:themeColor="accent1"/>
        </w:rPr>
        <w:t>presentation</w:t>
      </w:r>
      <w:r w:rsidRPr="00260E8F">
        <w:rPr>
          <w:rFonts w:eastAsia="Times New Roman" w:cs="Courier New"/>
          <w:i/>
          <w:color w:val="4472C4" w:themeColor="accent1"/>
        </w:rPr>
        <w:t xml:space="preserve">] There are many </w:t>
      </w:r>
      <w:proofErr w:type="gramStart"/>
      <w:r w:rsidRPr="00260E8F">
        <w:rPr>
          <w:rFonts w:eastAsia="Times New Roman" w:cs="Courier New"/>
          <w:i/>
          <w:color w:val="4472C4" w:themeColor="accent1"/>
        </w:rPr>
        <w:t>abbreviation</w:t>
      </w:r>
      <w:proofErr w:type="gramEnd"/>
      <w:r w:rsidRPr="00260E8F">
        <w:rPr>
          <w:rFonts w:eastAsia="Times New Roman" w:cs="Courier New"/>
          <w:i/>
          <w:color w:val="4472C4" w:themeColor="accent1"/>
        </w:rPr>
        <w:t xml:space="preserve">, which is not introduced (ODE, FEMM, </w:t>
      </w:r>
      <w:proofErr w:type="spellStart"/>
      <w:r w:rsidRPr="00260E8F">
        <w:rPr>
          <w:rFonts w:eastAsia="Times New Roman" w:cs="Courier New"/>
          <w:i/>
          <w:color w:val="4472C4" w:themeColor="accent1"/>
        </w:rPr>
        <w:t>etc</w:t>
      </w:r>
      <w:proofErr w:type="spellEnd"/>
      <w:r w:rsidRPr="00260E8F">
        <w:rPr>
          <w:rFonts w:eastAsia="Times New Roman" w:cs="Courier New"/>
          <w:i/>
          <w:color w:val="4472C4" w:themeColor="accent1"/>
        </w:rPr>
        <w:t>).</w:t>
      </w:r>
    </w:p>
    <w:p w14:paraId="62095BB9" w14:textId="77777777"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1C10BE39" w14:textId="3167404A" w:rsidR="00281ECF" w:rsidRPr="002E0AFB" w:rsidRDefault="00260E8F" w:rsidP="00260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2"/>
        <w:rPr>
          <w:rFonts w:eastAsia="Times New Roman" w:cs="Courier New"/>
        </w:rPr>
      </w:pPr>
      <w:r>
        <w:rPr>
          <w:rFonts w:eastAsia="Times New Roman" w:cs="Courier New"/>
        </w:rPr>
        <w:tab/>
        <w:t xml:space="preserve">The abbreviation ODE was removed as it was only </w:t>
      </w:r>
      <w:proofErr w:type="gramStart"/>
      <w:r>
        <w:rPr>
          <w:rFonts w:eastAsia="Times New Roman" w:cs="Courier New"/>
        </w:rPr>
        <w:t>use</w:t>
      </w:r>
      <w:proofErr w:type="gramEnd"/>
      <w:del w:id="21" w:author="Aaron Becker" w:date="2017-06-04T21:53:00Z">
        <w:r w:rsidR="003F41A5" w:rsidDel="00867D4E">
          <w:rPr>
            <w:rFonts w:eastAsia="Times New Roman" w:cs="Courier New"/>
          </w:rPr>
          <w:delText>\</w:delText>
        </w:r>
      </w:del>
      <w:r>
        <w:rPr>
          <w:rFonts w:eastAsia="Times New Roman" w:cs="Courier New"/>
        </w:rPr>
        <w:t xml:space="preserve">d one time. </w:t>
      </w:r>
      <w:r w:rsidR="00281ECF" w:rsidRPr="002E0AFB">
        <w:rPr>
          <w:rFonts w:eastAsia="Times New Roman" w:cs="Courier New"/>
        </w:rPr>
        <w:t>All the abbreviations</w:t>
      </w:r>
      <w:r>
        <w:rPr>
          <w:rFonts w:eastAsia="Times New Roman" w:cs="Courier New"/>
        </w:rPr>
        <w:t xml:space="preserve"> (FEMM, MRI)</w:t>
      </w:r>
      <w:r w:rsidR="00281ECF" w:rsidRPr="002E0AFB">
        <w:rPr>
          <w:rFonts w:eastAsia="Times New Roman" w:cs="Courier New"/>
        </w:rPr>
        <w:t xml:space="preserve"> in the paper were defined.</w:t>
      </w:r>
      <w:r>
        <w:rPr>
          <w:rFonts w:eastAsia="Times New Roman" w:cs="Courier New"/>
        </w:rPr>
        <w:t xml:space="preserve"> </w:t>
      </w:r>
    </w:p>
    <w:p w14:paraId="495E4768" w14:textId="77777777" w:rsidR="00281ECF" w:rsidRPr="00262474"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40E62B2F" w14:textId="768C6E7A" w:rsidR="00281ECF" w:rsidRPr="002E0AFB"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i/>
        </w:rPr>
      </w:pPr>
      <w:r w:rsidRPr="002E0AFB">
        <w:rPr>
          <w:rFonts w:eastAsia="Times New Roman" w:cs="Courier New"/>
          <w:i/>
        </w:rPr>
        <w:t>[R1 C7]</w:t>
      </w:r>
      <w:r>
        <w:rPr>
          <w:rFonts w:eastAsia="Times New Roman" w:cs="Courier New"/>
          <w:i/>
        </w:rPr>
        <w:tab/>
      </w:r>
      <w:r w:rsidRPr="00BD3C95">
        <w:rPr>
          <w:rFonts w:eastAsia="Times New Roman" w:cs="Courier New"/>
          <w:i/>
          <w:color w:val="4472C4" w:themeColor="accent1"/>
        </w:rPr>
        <w:t>What is desktop the experiments?</w:t>
      </w:r>
    </w:p>
    <w:p w14:paraId="59139213" w14:textId="77777777" w:rsidR="00281ECF" w:rsidRDefault="00281ECF" w:rsidP="0028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472C4" w:themeColor="accent1"/>
        </w:rPr>
      </w:pPr>
    </w:p>
    <w:p w14:paraId="7844F68D" w14:textId="00205335" w:rsidR="00281ECF" w:rsidRDefault="00281ECF" w:rsidP="00281ECF">
      <w:pPr>
        <w:spacing w:line="0" w:lineRule="atLeast"/>
        <w:ind w:left="907"/>
        <w:jc w:val="both"/>
        <w:rPr>
          <w:rFonts w:ascii="Arial" w:eastAsia="Arial" w:hAnsi="Arial"/>
          <w:b/>
          <w:sz w:val="24"/>
        </w:rPr>
      </w:pPr>
      <w:commentRangeStart w:id="22"/>
      <w:r w:rsidRPr="00F0674A">
        <w:rPr>
          <w:rFonts w:eastAsia="Times New Roman" w:cs="Courier New"/>
        </w:rPr>
        <w:t xml:space="preserve">The authors made the experiments in a </w:t>
      </w:r>
      <w:del w:id="23" w:author="Aaron Becker" w:date="2017-06-04T21:53:00Z">
        <w:r w:rsidRPr="00F0674A" w:rsidDel="00867D4E">
          <w:rPr>
            <w:rFonts w:eastAsia="Times New Roman" w:cs="Courier New"/>
          </w:rPr>
          <w:delText>small scale</w:delText>
        </w:r>
      </w:del>
      <w:ins w:id="24" w:author="Aaron Becker" w:date="2017-06-04T21:53:00Z">
        <w:r w:rsidR="00867D4E" w:rsidRPr="00F0674A">
          <w:rPr>
            <w:rFonts w:eastAsia="Times New Roman" w:cs="Courier New"/>
          </w:rPr>
          <w:t>small-scale</w:t>
        </w:r>
      </w:ins>
      <w:r w:rsidRPr="00F0674A">
        <w:rPr>
          <w:rFonts w:eastAsia="Times New Roman" w:cs="Courier New"/>
        </w:rPr>
        <w:t xml:space="preserve"> magnetic setup in order to reduce the costs associated with the use of a medical MRI scanner. The authors agree that “desktop experiment” is not appropriate to describe this experimental setup. </w:t>
      </w:r>
      <w:proofErr w:type="gramStart"/>
      <w:r w:rsidRPr="00F0674A">
        <w:rPr>
          <w:rFonts w:eastAsia="Times New Roman" w:cs="Courier New"/>
        </w:rPr>
        <w:t xml:space="preserve">The term </w:t>
      </w:r>
      <w:ins w:id="25" w:author="Aaron Becker" w:date="2017-06-04T21:53:00Z">
        <w:r w:rsidR="00867D4E">
          <w:rPr>
            <w:rFonts w:eastAsia="Times New Roman" w:cs="Courier New"/>
          </w:rPr>
          <w:t>“</w:t>
        </w:r>
      </w:ins>
      <w:r w:rsidRPr="00F0674A">
        <w:rPr>
          <w:rFonts w:eastAsia="Times New Roman" w:cs="Courier New"/>
        </w:rPr>
        <w:t>desktop experiment</w:t>
      </w:r>
      <w:ins w:id="26" w:author="Aaron Becker" w:date="2017-06-04T21:53:00Z">
        <w:r w:rsidR="00867D4E">
          <w:rPr>
            <w:rFonts w:eastAsia="Times New Roman" w:cs="Courier New"/>
          </w:rPr>
          <w:t>”</w:t>
        </w:r>
      </w:ins>
      <w:r w:rsidRPr="00F0674A">
        <w:rPr>
          <w:rFonts w:eastAsia="Times New Roman" w:cs="Courier New"/>
        </w:rPr>
        <w:t xml:space="preserve"> was replaced by “magnetic test bench”</w:t>
      </w:r>
      <w:proofErr w:type="gramEnd"/>
      <w:r w:rsidRPr="00F0674A">
        <w:rPr>
          <w:rFonts w:eastAsia="Times New Roman" w:cs="Courier New"/>
        </w:rPr>
        <w:t>.</w:t>
      </w:r>
      <w:commentRangeEnd w:id="22"/>
      <w:r>
        <w:rPr>
          <w:rStyle w:val="CommentReference"/>
        </w:rPr>
        <w:commentReference w:id="22"/>
      </w:r>
    </w:p>
    <w:p w14:paraId="7946FDFB" w14:textId="77777777" w:rsidR="00BB654D" w:rsidRDefault="00BB654D" w:rsidP="00886DFA">
      <w:pPr>
        <w:spacing w:line="0" w:lineRule="atLeast"/>
        <w:jc w:val="both"/>
        <w:rPr>
          <w:rFonts w:ascii="Arial" w:eastAsia="Arial" w:hAnsi="Arial"/>
          <w:b/>
          <w:sz w:val="24"/>
        </w:rPr>
      </w:pPr>
    </w:p>
    <w:p w14:paraId="4C1CEE0B" w14:textId="77777777" w:rsidR="00492551" w:rsidRDefault="00492551" w:rsidP="00886DFA">
      <w:pPr>
        <w:spacing w:line="0" w:lineRule="atLeast"/>
        <w:jc w:val="both"/>
        <w:rPr>
          <w:rFonts w:ascii="Arial" w:eastAsia="Arial" w:hAnsi="Arial"/>
          <w:b/>
          <w:sz w:val="24"/>
        </w:rPr>
      </w:pPr>
      <w:bookmarkStart w:id="27" w:name="_Hlk479454380"/>
      <w:r>
        <w:rPr>
          <w:rFonts w:ascii="Arial" w:eastAsia="Arial" w:hAnsi="Arial"/>
          <w:b/>
          <w:sz w:val="24"/>
        </w:rPr>
        <w:t>Comments by Reviewer 2</w:t>
      </w:r>
    </w:p>
    <w:p w14:paraId="30F98D7E" w14:textId="77777777" w:rsidR="00281ECF" w:rsidRPr="002E0AFB" w:rsidRDefault="00281ECF" w:rsidP="00281ECF">
      <w:pPr>
        <w:pStyle w:val="HTMLPreformatted"/>
        <w:shd w:val="clear" w:color="auto" w:fill="FFFFFF"/>
        <w:rPr>
          <w:rFonts w:asciiTheme="minorHAnsi" w:hAnsiTheme="minorHAnsi"/>
          <w:i/>
          <w:sz w:val="22"/>
          <w:szCs w:val="22"/>
        </w:rPr>
      </w:pPr>
    </w:p>
    <w:p w14:paraId="70B5E673" w14:textId="5D8692C3" w:rsidR="00281ECF" w:rsidRPr="002E0AFB" w:rsidRDefault="00281ECF" w:rsidP="00281ECF">
      <w:pPr>
        <w:pStyle w:val="HTMLPreformatted"/>
        <w:shd w:val="clear" w:color="auto" w:fill="FFFFFF"/>
        <w:rPr>
          <w:rFonts w:asciiTheme="minorHAnsi" w:hAnsiTheme="minorHAnsi"/>
          <w:i/>
          <w:sz w:val="22"/>
          <w:szCs w:val="22"/>
        </w:rPr>
      </w:pPr>
      <w:r w:rsidRPr="002E0AFB">
        <w:rPr>
          <w:rFonts w:asciiTheme="minorHAnsi" w:hAnsiTheme="minorHAnsi"/>
          <w:i/>
          <w:sz w:val="22"/>
          <w:szCs w:val="22"/>
        </w:rPr>
        <w:t>[R2 C1]</w:t>
      </w:r>
      <w:r>
        <w:rPr>
          <w:rFonts w:asciiTheme="minorHAnsi" w:hAnsiTheme="minorHAnsi"/>
          <w:i/>
          <w:sz w:val="22"/>
          <w:szCs w:val="22"/>
        </w:rPr>
        <w:tab/>
      </w:r>
      <w:r w:rsidRPr="002E0AFB">
        <w:rPr>
          <w:rFonts w:asciiTheme="minorHAnsi" w:hAnsiTheme="minorHAnsi"/>
          <w:i/>
          <w:sz w:val="22"/>
          <w:szCs w:val="22"/>
        </w:rPr>
        <w:t>Explain the derivation of equation (2)</w:t>
      </w:r>
    </w:p>
    <w:p w14:paraId="0D56B527" w14:textId="32AEE664" w:rsidR="00281ECF" w:rsidRDefault="00A868EA" w:rsidP="00281ECF">
      <w:pPr>
        <w:pStyle w:val="HTMLPreformatted"/>
        <w:shd w:val="clear" w:color="auto" w:fill="FFFFFF"/>
        <w:rPr>
          <w:rFonts w:asciiTheme="minorHAnsi" w:hAnsiTheme="minorHAnsi"/>
          <w:color w:val="4472C4" w:themeColor="accent1"/>
          <w:sz w:val="22"/>
          <w:szCs w:val="22"/>
        </w:rPr>
      </w:pPr>
      <w:r>
        <w:rPr>
          <w:rFonts w:asciiTheme="minorHAnsi" w:hAnsiTheme="minorHAnsi"/>
          <w:color w:val="4472C4" w:themeColor="accent1"/>
          <w:sz w:val="22"/>
          <w:szCs w:val="22"/>
        </w:rPr>
        <w:tab/>
      </w:r>
    </w:p>
    <w:p w14:paraId="0B7862C8" w14:textId="77777777" w:rsidR="00A868EA" w:rsidRDefault="00A868EA" w:rsidP="00A868EA">
      <w:pPr>
        <w:pStyle w:val="HTMLPreformatted"/>
        <w:shd w:val="clear" w:color="auto" w:fill="FFFFFF"/>
        <w:rPr>
          <w:rFonts w:asciiTheme="minorHAnsi" w:hAnsiTheme="minorHAnsi"/>
          <w:sz w:val="22"/>
          <w:szCs w:val="22"/>
        </w:rPr>
      </w:pPr>
      <w:r>
        <w:rPr>
          <w:rFonts w:asciiTheme="minorHAnsi" w:hAnsiTheme="minorHAnsi"/>
          <w:color w:val="4472C4" w:themeColor="accent1"/>
          <w:sz w:val="22"/>
          <w:szCs w:val="22"/>
        </w:rPr>
        <w:tab/>
      </w:r>
      <w:r w:rsidR="00281ECF" w:rsidRPr="00F0674A">
        <w:rPr>
          <w:rFonts w:asciiTheme="minorHAnsi" w:hAnsiTheme="minorHAnsi"/>
          <w:sz w:val="22"/>
          <w:szCs w:val="22"/>
        </w:rPr>
        <w:t xml:space="preserve">The </w:t>
      </w:r>
      <w:r>
        <w:rPr>
          <w:rFonts w:asciiTheme="minorHAnsi" w:hAnsiTheme="minorHAnsi"/>
          <w:sz w:val="22"/>
          <w:szCs w:val="22"/>
        </w:rPr>
        <w:t xml:space="preserve">following lines have been added in the paper to explain the derivation. </w:t>
      </w:r>
    </w:p>
    <w:p w14:paraId="7CC005D1" w14:textId="5419B255" w:rsidR="00A868EA" w:rsidRDefault="00A868EA" w:rsidP="00EF27E9">
      <w:pPr>
        <w:pStyle w:val="HTMLPreformatted"/>
        <w:shd w:val="clear" w:color="auto" w:fill="FFFFFF"/>
        <w:ind w:left="900" w:hanging="900"/>
        <w:jc w:val="both"/>
        <w:rPr>
          <w:rFonts w:asciiTheme="minorHAnsi" w:hAnsiTheme="minorHAnsi"/>
          <w:sz w:val="22"/>
          <w:szCs w:val="22"/>
        </w:rPr>
      </w:pPr>
      <w:r>
        <w:rPr>
          <w:rFonts w:asciiTheme="minorHAnsi" w:hAnsiTheme="minorHAnsi"/>
          <w:sz w:val="22"/>
          <w:szCs w:val="22"/>
        </w:rPr>
        <w:tab/>
        <w:t xml:space="preserve"> “</w:t>
      </w:r>
      <w:r w:rsidRPr="00A868EA">
        <w:rPr>
          <w:rFonts w:asciiTheme="minorHAnsi" w:hAnsiTheme="minorHAnsi"/>
          <w:sz w:val="22"/>
          <w:szCs w:val="22"/>
        </w:rPr>
        <w:t>An analytical formula was derived to</w:t>
      </w:r>
      <w:r>
        <w:rPr>
          <w:rFonts w:asciiTheme="minorHAnsi" w:hAnsiTheme="minorHAnsi"/>
          <w:sz w:val="22"/>
          <w:szCs w:val="22"/>
        </w:rPr>
        <w:t xml:space="preserve"> </w:t>
      </w:r>
      <w:r w:rsidRPr="00A868EA">
        <w:rPr>
          <w:rFonts w:asciiTheme="minorHAnsi" w:hAnsiTheme="minorHAnsi"/>
          <w:sz w:val="22"/>
          <w:szCs w:val="22"/>
        </w:rPr>
        <w:t>predict the resonant impact velocity for a given set of input</w:t>
      </w:r>
      <w:r>
        <w:rPr>
          <w:rFonts w:asciiTheme="minorHAnsi" w:hAnsiTheme="minorHAnsi"/>
          <w:sz w:val="22"/>
          <w:szCs w:val="22"/>
        </w:rPr>
        <w:t xml:space="preserve"> </w:t>
      </w:r>
      <w:r w:rsidRPr="00A868EA">
        <w:rPr>
          <w:rFonts w:asciiTheme="minorHAnsi" w:hAnsiTheme="minorHAnsi"/>
          <w:sz w:val="22"/>
          <w:szCs w:val="22"/>
        </w:rPr>
        <w:t xml:space="preserve">parameters and for values of </w:t>
      </w:r>
      <w:r>
        <w:rPr>
          <w:rFonts w:asciiTheme="minorHAnsi" w:hAnsiTheme="minorHAnsi"/>
          <w:sz w:val="22"/>
          <w:szCs w:val="22"/>
        </w:rPr>
        <w:t>‘</w:t>
      </w:r>
      <w:r>
        <w:rPr>
          <w:rFonts w:asciiTheme="minorHAnsi" w:hAnsiTheme="minorHAnsi"/>
          <w:i/>
          <w:sz w:val="22"/>
          <w:szCs w:val="22"/>
        </w:rPr>
        <w:t>e’</w:t>
      </w:r>
      <w:r w:rsidRPr="00A868EA">
        <w:rPr>
          <w:rFonts w:asciiTheme="minorHAnsi" w:hAnsiTheme="minorHAnsi"/>
          <w:sz w:val="22"/>
          <w:szCs w:val="22"/>
        </w:rPr>
        <w:t xml:space="preserve"> between 0 and 1. </w:t>
      </w:r>
      <w:proofErr w:type="gramStart"/>
      <w:r w:rsidRPr="00A868EA">
        <w:rPr>
          <w:rFonts w:asciiTheme="minorHAnsi" w:hAnsiTheme="minorHAnsi"/>
          <w:sz w:val="22"/>
          <w:szCs w:val="22"/>
        </w:rPr>
        <w:t>This was</w:t>
      </w:r>
      <w:r>
        <w:rPr>
          <w:rFonts w:asciiTheme="minorHAnsi" w:hAnsiTheme="minorHAnsi"/>
          <w:sz w:val="22"/>
          <w:szCs w:val="22"/>
        </w:rPr>
        <w:t xml:space="preserve"> </w:t>
      </w:r>
      <w:r w:rsidRPr="00A868EA">
        <w:rPr>
          <w:rFonts w:asciiTheme="minorHAnsi" w:hAnsiTheme="minorHAnsi"/>
          <w:sz w:val="22"/>
          <w:szCs w:val="22"/>
        </w:rPr>
        <w:t>done by solving for the impact velocity at resonance, under</w:t>
      </w:r>
      <w:r>
        <w:rPr>
          <w:rFonts w:asciiTheme="minorHAnsi" w:hAnsiTheme="minorHAnsi"/>
          <w:sz w:val="22"/>
          <w:szCs w:val="22"/>
        </w:rPr>
        <w:t xml:space="preserve"> </w:t>
      </w:r>
      <w:r w:rsidRPr="00A868EA">
        <w:rPr>
          <w:rFonts w:asciiTheme="minorHAnsi" w:hAnsiTheme="minorHAnsi"/>
          <w:sz w:val="22"/>
          <w:szCs w:val="22"/>
        </w:rPr>
        <w:t xml:space="preserve">the condition that the velocities at impacts </w:t>
      </w:r>
      <w:r>
        <w:rPr>
          <w:rFonts w:asciiTheme="minorHAnsi" w:hAnsiTheme="minorHAnsi"/>
          <w:sz w:val="22"/>
          <w:szCs w:val="22"/>
        </w:rPr>
        <w:t>‘</w:t>
      </w:r>
      <w:proofErr w:type="spellStart"/>
      <w:r>
        <w:rPr>
          <w:rFonts w:asciiTheme="minorHAnsi" w:hAnsiTheme="minorHAnsi"/>
          <w:i/>
          <w:sz w:val="22"/>
          <w:szCs w:val="22"/>
        </w:rPr>
        <w:t>i</w:t>
      </w:r>
      <w:proofErr w:type="spellEnd"/>
      <w:r>
        <w:rPr>
          <w:rFonts w:asciiTheme="minorHAnsi" w:hAnsiTheme="minorHAnsi"/>
          <w:i/>
          <w:sz w:val="22"/>
          <w:szCs w:val="22"/>
        </w:rPr>
        <w:t>’</w:t>
      </w:r>
      <w:r w:rsidRPr="00A868EA">
        <w:rPr>
          <w:rFonts w:asciiTheme="minorHAnsi" w:hAnsiTheme="minorHAnsi"/>
          <w:sz w:val="22"/>
          <w:szCs w:val="22"/>
        </w:rPr>
        <w:t xml:space="preserve"> and </w:t>
      </w:r>
      <w:r>
        <w:rPr>
          <w:rFonts w:asciiTheme="minorHAnsi" w:hAnsiTheme="minorHAnsi"/>
          <w:sz w:val="22"/>
          <w:szCs w:val="22"/>
        </w:rPr>
        <w:t>‘</w:t>
      </w:r>
      <w:r>
        <w:rPr>
          <w:rFonts w:asciiTheme="minorHAnsi" w:hAnsiTheme="minorHAnsi"/>
          <w:i/>
          <w:sz w:val="22"/>
          <w:szCs w:val="22"/>
        </w:rPr>
        <w:t>i+1’</w:t>
      </w:r>
      <w:r w:rsidRPr="00A868EA">
        <w:rPr>
          <w:rFonts w:asciiTheme="minorHAnsi" w:hAnsiTheme="minorHAnsi"/>
          <w:sz w:val="22"/>
          <w:szCs w:val="22"/>
        </w:rPr>
        <w:t xml:space="preserve"> are</w:t>
      </w:r>
      <w:r>
        <w:rPr>
          <w:rFonts w:asciiTheme="minorHAnsi" w:hAnsiTheme="minorHAnsi"/>
          <w:sz w:val="22"/>
          <w:szCs w:val="22"/>
        </w:rPr>
        <w:t xml:space="preserve"> </w:t>
      </w:r>
      <w:r w:rsidRPr="00A868EA">
        <w:rPr>
          <w:rFonts w:asciiTheme="minorHAnsi" w:hAnsiTheme="minorHAnsi"/>
          <w:sz w:val="22"/>
          <w:szCs w:val="22"/>
        </w:rPr>
        <w:lastRenderedPageBreak/>
        <w:t>equal</w:t>
      </w:r>
      <w:proofErr w:type="gramEnd"/>
      <w:r w:rsidRPr="00A868EA">
        <w:rPr>
          <w:rFonts w:asciiTheme="minorHAnsi" w:hAnsiTheme="minorHAnsi"/>
          <w:sz w:val="22"/>
          <w:szCs w:val="22"/>
        </w:rPr>
        <w:t xml:space="preserve">. </w:t>
      </w:r>
      <w:r w:rsidR="00EF27E9" w:rsidRPr="00EF27E9">
        <w:rPr>
          <w:rFonts w:asciiTheme="minorHAnsi" w:hAnsiTheme="minorHAnsi"/>
          <w:sz w:val="22"/>
          <w:szCs w:val="22"/>
        </w:rPr>
        <w:t>Using this condition, eq. (2) is derived by solving</w:t>
      </w:r>
      <w:r w:rsidR="00EF27E9">
        <w:rPr>
          <w:rFonts w:asciiTheme="minorHAnsi" w:hAnsiTheme="minorHAnsi"/>
          <w:sz w:val="22"/>
          <w:szCs w:val="22"/>
        </w:rPr>
        <w:t xml:space="preserve"> </w:t>
      </w:r>
      <w:r w:rsidR="00EF27E9" w:rsidRPr="00EF27E9">
        <w:rPr>
          <w:rFonts w:asciiTheme="minorHAnsi" w:hAnsiTheme="minorHAnsi"/>
          <w:sz w:val="22"/>
          <w:szCs w:val="22"/>
        </w:rPr>
        <w:t>the differential equations that define the dynamics of sphere</w:t>
      </w:r>
      <w:r w:rsidR="00EF27E9">
        <w:rPr>
          <w:rFonts w:asciiTheme="minorHAnsi" w:hAnsiTheme="minorHAnsi"/>
          <w:sz w:val="22"/>
          <w:szCs w:val="22"/>
        </w:rPr>
        <w:t xml:space="preserve"> </w:t>
      </w:r>
      <w:r w:rsidR="00EF27E9" w:rsidRPr="00EF27E9">
        <w:rPr>
          <w:rFonts w:asciiTheme="minorHAnsi" w:hAnsiTheme="minorHAnsi"/>
          <w:sz w:val="22"/>
          <w:szCs w:val="22"/>
        </w:rPr>
        <w:t>motion between impacts. The magnetic gradient is always in</w:t>
      </w:r>
      <w:r w:rsidR="00EF27E9">
        <w:rPr>
          <w:rFonts w:asciiTheme="minorHAnsi" w:hAnsiTheme="minorHAnsi"/>
          <w:sz w:val="22"/>
          <w:szCs w:val="22"/>
        </w:rPr>
        <w:t xml:space="preserve"> </w:t>
      </w:r>
      <w:r w:rsidR="00EF27E9" w:rsidRPr="00EF27E9">
        <w:rPr>
          <w:rFonts w:asciiTheme="minorHAnsi" w:hAnsiTheme="minorHAnsi"/>
          <w:sz w:val="22"/>
          <w:szCs w:val="22"/>
        </w:rPr>
        <w:t>the same direction as the sphere velocity vector. The results</w:t>
      </w:r>
      <w:r w:rsidR="00EF27E9">
        <w:rPr>
          <w:rFonts w:asciiTheme="minorHAnsi" w:hAnsiTheme="minorHAnsi"/>
          <w:sz w:val="22"/>
          <w:szCs w:val="22"/>
        </w:rPr>
        <w:t xml:space="preserve"> </w:t>
      </w:r>
      <w:r w:rsidR="00EF27E9" w:rsidRPr="00EF27E9">
        <w:rPr>
          <w:rFonts w:asciiTheme="minorHAnsi" w:hAnsiTheme="minorHAnsi"/>
          <w:sz w:val="22"/>
          <w:szCs w:val="22"/>
        </w:rPr>
        <w:t>given by eq. (2) were also verified by numerical simulations</w:t>
      </w:r>
      <w:r w:rsidR="00EF27E9">
        <w:rPr>
          <w:rFonts w:asciiTheme="minorHAnsi" w:hAnsiTheme="minorHAnsi"/>
          <w:sz w:val="22"/>
          <w:szCs w:val="22"/>
        </w:rPr>
        <w:t xml:space="preserve"> </w:t>
      </w:r>
      <w:r w:rsidR="00EF27E9" w:rsidRPr="00EF27E9">
        <w:rPr>
          <w:rFonts w:asciiTheme="minorHAnsi" w:hAnsiTheme="minorHAnsi"/>
          <w:sz w:val="22"/>
          <w:szCs w:val="22"/>
        </w:rPr>
        <w:t>in MATLAB.</w:t>
      </w:r>
      <w:r>
        <w:rPr>
          <w:rFonts w:asciiTheme="minorHAnsi" w:hAnsiTheme="minorHAnsi"/>
          <w:sz w:val="22"/>
          <w:szCs w:val="22"/>
        </w:rPr>
        <w:t>”</w:t>
      </w:r>
    </w:p>
    <w:p w14:paraId="3AE85437" w14:textId="7F56A01C" w:rsidR="00281ECF" w:rsidRDefault="00A868EA" w:rsidP="00281ECF">
      <w:pPr>
        <w:pStyle w:val="HTMLPreformatted"/>
        <w:shd w:val="clear" w:color="auto" w:fill="FFFFFF"/>
        <w:rPr>
          <w:rFonts w:asciiTheme="minorHAnsi" w:hAnsiTheme="minorHAnsi"/>
          <w:color w:val="4472C4" w:themeColor="accent1"/>
          <w:sz w:val="22"/>
          <w:szCs w:val="22"/>
        </w:rPr>
      </w:pPr>
      <w:r>
        <w:rPr>
          <w:rFonts w:asciiTheme="minorHAnsi" w:hAnsiTheme="minorHAnsi"/>
          <w:color w:val="4472C4" w:themeColor="accent1"/>
          <w:sz w:val="22"/>
          <w:szCs w:val="22"/>
        </w:rPr>
        <w:tab/>
      </w:r>
    </w:p>
    <w:p w14:paraId="39494915" w14:textId="4B858EA8" w:rsidR="00A868EA" w:rsidRPr="00262474" w:rsidRDefault="00A868EA" w:rsidP="00281ECF">
      <w:pPr>
        <w:pStyle w:val="HTMLPreformatted"/>
        <w:shd w:val="clear" w:color="auto" w:fill="FFFFFF"/>
        <w:rPr>
          <w:rFonts w:asciiTheme="minorHAnsi" w:hAnsiTheme="minorHAnsi"/>
          <w:color w:val="4472C4" w:themeColor="accent1"/>
          <w:sz w:val="22"/>
          <w:szCs w:val="22"/>
        </w:rPr>
      </w:pPr>
      <w:r>
        <w:rPr>
          <w:rFonts w:asciiTheme="minorHAnsi" w:hAnsiTheme="minorHAnsi"/>
          <w:color w:val="4472C4" w:themeColor="accent1"/>
          <w:sz w:val="22"/>
          <w:szCs w:val="22"/>
        </w:rPr>
        <w:tab/>
      </w:r>
    </w:p>
    <w:p w14:paraId="7DF39705" w14:textId="239A6CAC" w:rsidR="00281ECF" w:rsidRPr="00426958" w:rsidRDefault="00281ECF" w:rsidP="00281ECF">
      <w:pPr>
        <w:pStyle w:val="HTMLPreformatted"/>
        <w:shd w:val="clear" w:color="auto" w:fill="FFFFFF"/>
        <w:rPr>
          <w:rFonts w:asciiTheme="minorHAnsi" w:hAnsiTheme="minorHAnsi"/>
          <w:i/>
          <w:color w:val="44546A" w:themeColor="text2"/>
          <w:sz w:val="22"/>
          <w:szCs w:val="22"/>
        </w:rPr>
      </w:pPr>
      <w:r w:rsidRPr="002E0AFB">
        <w:rPr>
          <w:rFonts w:asciiTheme="minorHAnsi" w:hAnsiTheme="minorHAnsi"/>
          <w:i/>
          <w:sz w:val="22"/>
          <w:szCs w:val="22"/>
        </w:rPr>
        <w:t xml:space="preserve">[R2 C2] </w:t>
      </w:r>
      <w:r>
        <w:rPr>
          <w:rFonts w:asciiTheme="minorHAnsi" w:hAnsiTheme="minorHAnsi"/>
          <w:i/>
          <w:sz w:val="22"/>
          <w:szCs w:val="22"/>
        </w:rPr>
        <w:tab/>
      </w:r>
      <w:r w:rsidRPr="00BD3C95">
        <w:rPr>
          <w:rFonts w:asciiTheme="minorHAnsi" w:hAnsiTheme="minorHAnsi"/>
          <w:i/>
          <w:color w:val="4472C4" w:themeColor="accent1"/>
          <w:sz w:val="22"/>
          <w:szCs w:val="22"/>
        </w:rPr>
        <w:t>Clarify whether the rotation of the sphere is modeled in the dynamic simulation</w:t>
      </w:r>
    </w:p>
    <w:p w14:paraId="04F5A13E" w14:textId="77777777" w:rsidR="00281ECF" w:rsidRDefault="00281ECF" w:rsidP="00281ECF">
      <w:pPr>
        <w:pStyle w:val="HTMLPreformatted"/>
        <w:shd w:val="clear" w:color="auto" w:fill="FFFFFF"/>
        <w:rPr>
          <w:rFonts w:asciiTheme="minorHAnsi" w:hAnsiTheme="minorHAnsi"/>
          <w:color w:val="4472C4" w:themeColor="accent1"/>
          <w:sz w:val="22"/>
          <w:szCs w:val="22"/>
        </w:rPr>
      </w:pPr>
    </w:p>
    <w:p w14:paraId="5E3775E7" w14:textId="752FC1BB" w:rsidR="00281ECF" w:rsidRPr="00426958" w:rsidRDefault="00426958" w:rsidP="00426958">
      <w:pPr>
        <w:pStyle w:val="HTMLPreformatted"/>
        <w:shd w:val="clear" w:color="auto" w:fill="FFFFFF"/>
        <w:ind w:left="912"/>
        <w:rPr>
          <w:rFonts w:asciiTheme="minorHAnsi" w:hAnsiTheme="minorHAnsi"/>
          <w:sz w:val="22"/>
          <w:szCs w:val="22"/>
        </w:rPr>
      </w:pPr>
      <w:r>
        <w:rPr>
          <w:rFonts w:asciiTheme="minorHAnsi" w:hAnsiTheme="minorHAnsi"/>
          <w:sz w:val="22"/>
          <w:szCs w:val="22"/>
        </w:rPr>
        <w:tab/>
      </w:r>
      <w:r w:rsidR="00AC07AD" w:rsidRPr="00426958">
        <w:rPr>
          <w:rFonts w:asciiTheme="minorHAnsi" w:hAnsiTheme="minorHAnsi"/>
          <w:sz w:val="22"/>
          <w:szCs w:val="22"/>
        </w:rPr>
        <w:t>The rotation of the sphere is now completely removed from the paper.</w:t>
      </w:r>
      <w:r w:rsidR="00281ECF" w:rsidRPr="00426958">
        <w:rPr>
          <w:rFonts w:asciiTheme="minorHAnsi" w:hAnsiTheme="minorHAnsi"/>
          <w:sz w:val="22"/>
          <w:szCs w:val="22"/>
        </w:rPr>
        <w:t xml:space="preserve"> </w:t>
      </w:r>
      <w:r w:rsidR="00AC07AD" w:rsidRPr="00426958">
        <w:rPr>
          <w:rFonts w:asciiTheme="minorHAnsi" w:hAnsiTheme="minorHAnsi"/>
          <w:sz w:val="22"/>
          <w:szCs w:val="22"/>
        </w:rPr>
        <w:t>Our latest experiments</w:t>
      </w:r>
      <w:r w:rsidR="00281ECF" w:rsidRPr="00426958">
        <w:rPr>
          <w:rFonts w:asciiTheme="minorHAnsi" w:hAnsiTheme="minorHAnsi"/>
          <w:sz w:val="22"/>
          <w:szCs w:val="22"/>
        </w:rPr>
        <w:t xml:space="preserve"> </w:t>
      </w:r>
      <w:r w:rsidR="00AC07AD" w:rsidRPr="00426958">
        <w:rPr>
          <w:rFonts w:asciiTheme="minorHAnsi" w:hAnsiTheme="minorHAnsi"/>
          <w:sz w:val="22"/>
          <w:szCs w:val="22"/>
        </w:rPr>
        <w:t>n</w:t>
      </w:r>
      <w:r w:rsidR="00281ECF" w:rsidRPr="00426958">
        <w:rPr>
          <w:rFonts w:asciiTheme="minorHAnsi" w:hAnsiTheme="minorHAnsi"/>
          <w:sz w:val="22"/>
          <w:szCs w:val="22"/>
        </w:rPr>
        <w:t>ow</w:t>
      </w:r>
      <w:r w:rsidR="00AC07AD" w:rsidRPr="00426958">
        <w:rPr>
          <w:rFonts w:asciiTheme="minorHAnsi" w:hAnsiTheme="minorHAnsi"/>
          <w:sz w:val="22"/>
          <w:szCs w:val="22"/>
        </w:rPr>
        <w:t xml:space="preserve"> use magnets </w:t>
      </w:r>
      <w:r w:rsidR="00281ECF" w:rsidRPr="00426958">
        <w:rPr>
          <w:rFonts w:asciiTheme="minorHAnsi" w:hAnsiTheme="minorHAnsi"/>
          <w:sz w:val="22"/>
          <w:szCs w:val="22"/>
        </w:rPr>
        <w:t>to</w:t>
      </w:r>
      <w:r w:rsidR="00AC07AD" w:rsidRPr="00426958">
        <w:rPr>
          <w:rFonts w:asciiTheme="minorHAnsi" w:hAnsiTheme="minorHAnsi"/>
          <w:sz w:val="22"/>
          <w:szCs w:val="22"/>
        </w:rPr>
        <w:t xml:space="preserve"> produce</w:t>
      </w:r>
      <w:r w:rsidR="00281ECF" w:rsidRPr="00426958">
        <w:rPr>
          <w:rFonts w:asciiTheme="minorHAnsi" w:hAnsiTheme="minorHAnsi"/>
          <w:sz w:val="22"/>
          <w:szCs w:val="22"/>
        </w:rPr>
        <w:t xml:space="preserve"> more force.</w:t>
      </w:r>
      <w:r w:rsidR="00AC07AD" w:rsidRPr="00426958">
        <w:rPr>
          <w:rFonts w:asciiTheme="minorHAnsi" w:hAnsiTheme="minorHAnsi"/>
          <w:sz w:val="22"/>
          <w:szCs w:val="22"/>
        </w:rPr>
        <w:t xml:space="preserve"> The sphere cannot rotate because the magnet is oriented along the magnetic field. Permanent magnets used in our magnetic test bench have similar behavior as a ferromagnetic sphere placed inside an MRI machine.</w:t>
      </w:r>
      <w:r w:rsidR="00281ECF" w:rsidRPr="00426958">
        <w:rPr>
          <w:rFonts w:asciiTheme="minorHAnsi" w:hAnsiTheme="minorHAnsi"/>
          <w:sz w:val="22"/>
          <w:szCs w:val="22"/>
        </w:rPr>
        <w:t xml:space="preserve"> </w:t>
      </w:r>
      <w:r w:rsidR="00AC07AD" w:rsidRPr="00426958">
        <w:rPr>
          <w:rFonts w:asciiTheme="minorHAnsi" w:hAnsiTheme="minorHAnsi"/>
          <w:sz w:val="22"/>
          <w:szCs w:val="22"/>
        </w:rPr>
        <w:t xml:space="preserve">The strong magnetic field of MRI scanner will saturate the ferromagnetic material and produce a constant magnetization. In addition, we observed that the ferromagnetic spheres have a preferred </w:t>
      </w:r>
      <w:r w:rsidRPr="00426958">
        <w:rPr>
          <w:rFonts w:asciiTheme="minorHAnsi" w:hAnsiTheme="minorHAnsi"/>
          <w:sz w:val="22"/>
          <w:szCs w:val="22"/>
        </w:rPr>
        <w:t>orientation inside the MR</w:t>
      </w:r>
      <w:r w:rsidR="00AC07AD" w:rsidRPr="00426958">
        <w:rPr>
          <w:rFonts w:asciiTheme="minorHAnsi" w:hAnsiTheme="minorHAnsi"/>
          <w:sz w:val="22"/>
          <w:szCs w:val="22"/>
        </w:rPr>
        <w:t>I</w:t>
      </w:r>
      <w:r>
        <w:rPr>
          <w:rFonts w:asciiTheme="minorHAnsi" w:hAnsiTheme="minorHAnsi"/>
          <w:sz w:val="22"/>
          <w:szCs w:val="22"/>
        </w:rPr>
        <w:t xml:space="preserve"> machine</w:t>
      </w:r>
      <w:r w:rsidR="00AC07AD" w:rsidRPr="00426958">
        <w:rPr>
          <w:rFonts w:asciiTheme="minorHAnsi" w:hAnsiTheme="minorHAnsi"/>
          <w:sz w:val="22"/>
          <w:szCs w:val="22"/>
        </w:rPr>
        <w:t xml:space="preserve">. This is probably due to the distribution of the magnetic </w:t>
      </w:r>
      <w:del w:id="28" w:author="Aaron Becker" w:date="2017-06-04T21:53:00Z">
        <w:r w:rsidR="00AC07AD" w:rsidRPr="00426958" w:rsidDel="00867D4E">
          <w:rPr>
            <w:rFonts w:asciiTheme="minorHAnsi" w:hAnsiTheme="minorHAnsi"/>
            <w:sz w:val="22"/>
            <w:szCs w:val="22"/>
          </w:rPr>
          <w:delText>domains which</w:delText>
        </w:r>
      </w:del>
      <w:ins w:id="29" w:author="Aaron Becker" w:date="2017-06-04T21:53:00Z">
        <w:r w:rsidR="00867D4E" w:rsidRPr="00426958">
          <w:rPr>
            <w:rFonts w:asciiTheme="minorHAnsi" w:hAnsiTheme="minorHAnsi"/>
            <w:sz w:val="22"/>
            <w:szCs w:val="22"/>
          </w:rPr>
          <w:t>domains, which</w:t>
        </w:r>
      </w:ins>
      <w:r w:rsidR="00AC07AD" w:rsidRPr="00426958">
        <w:rPr>
          <w:rFonts w:asciiTheme="minorHAnsi" w:hAnsiTheme="minorHAnsi"/>
          <w:sz w:val="22"/>
          <w:szCs w:val="22"/>
        </w:rPr>
        <w:t xml:space="preserve"> </w:t>
      </w:r>
      <w:r w:rsidRPr="00426958">
        <w:rPr>
          <w:rFonts w:asciiTheme="minorHAnsi" w:hAnsiTheme="minorHAnsi"/>
          <w:sz w:val="22"/>
          <w:szCs w:val="22"/>
        </w:rPr>
        <w:t xml:space="preserve">tends to move the sphere in </w:t>
      </w:r>
      <w:del w:id="30" w:author="Aaron Becker" w:date="2017-06-04T21:53:00Z">
        <w:r w:rsidRPr="00426958" w:rsidDel="00867D4E">
          <w:rPr>
            <w:rFonts w:asciiTheme="minorHAnsi" w:hAnsiTheme="minorHAnsi"/>
            <w:sz w:val="22"/>
            <w:szCs w:val="22"/>
          </w:rPr>
          <w:delText xml:space="preserve">an orientation that </w:delText>
        </w:r>
        <w:r w:rsidR="00AC07AD" w:rsidRPr="00426958" w:rsidDel="00867D4E">
          <w:rPr>
            <w:rFonts w:asciiTheme="minorHAnsi" w:hAnsiTheme="minorHAnsi"/>
            <w:sz w:val="22"/>
            <w:szCs w:val="22"/>
          </w:rPr>
          <w:delText>minimize</w:delText>
        </w:r>
      </w:del>
      <w:ins w:id="31" w:author="Aaron Becker" w:date="2017-06-04T21:53:00Z">
        <w:r w:rsidR="00867D4E" w:rsidRPr="00426958">
          <w:rPr>
            <w:rFonts w:asciiTheme="minorHAnsi" w:hAnsiTheme="minorHAnsi"/>
            <w:sz w:val="22"/>
            <w:szCs w:val="22"/>
          </w:rPr>
          <w:t>an orientation that minimizes</w:t>
        </w:r>
      </w:ins>
      <w:r w:rsidR="00AC07AD" w:rsidRPr="00426958">
        <w:rPr>
          <w:rFonts w:asciiTheme="minorHAnsi" w:hAnsiTheme="minorHAnsi"/>
          <w:sz w:val="22"/>
          <w:szCs w:val="22"/>
        </w:rPr>
        <w:t xml:space="preserve"> </w:t>
      </w:r>
      <w:r w:rsidRPr="00426958">
        <w:rPr>
          <w:rFonts w:asciiTheme="minorHAnsi" w:hAnsiTheme="minorHAnsi"/>
          <w:sz w:val="22"/>
          <w:szCs w:val="22"/>
        </w:rPr>
        <w:t xml:space="preserve">the </w:t>
      </w:r>
      <w:proofErr w:type="spellStart"/>
      <w:r w:rsidRPr="00426958">
        <w:rPr>
          <w:rFonts w:asciiTheme="minorHAnsi" w:hAnsiTheme="minorHAnsi"/>
          <w:sz w:val="22"/>
          <w:szCs w:val="22"/>
        </w:rPr>
        <w:t>magnetostatic</w:t>
      </w:r>
      <w:proofErr w:type="spellEnd"/>
      <w:r w:rsidRPr="00426958">
        <w:rPr>
          <w:rFonts w:asciiTheme="minorHAnsi" w:hAnsiTheme="minorHAnsi"/>
          <w:sz w:val="22"/>
          <w:szCs w:val="22"/>
        </w:rPr>
        <w:t xml:space="preserve"> energy</w:t>
      </w:r>
      <w:r w:rsidR="00AC07AD" w:rsidRPr="00426958">
        <w:rPr>
          <w:rFonts w:asciiTheme="minorHAnsi" w:hAnsiTheme="minorHAnsi"/>
          <w:sz w:val="22"/>
          <w:szCs w:val="22"/>
        </w:rPr>
        <w:t>.</w:t>
      </w:r>
    </w:p>
    <w:p w14:paraId="10B30978" w14:textId="77777777" w:rsidR="00281ECF" w:rsidRPr="00262474" w:rsidRDefault="00281ECF" w:rsidP="00281ECF">
      <w:pPr>
        <w:pStyle w:val="HTMLPreformatted"/>
        <w:shd w:val="clear" w:color="auto" w:fill="FFFFFF"/>
        <w:rPr>
          <w:rFonts w:asciiTheme="minorHAnsi" w:hAnsiTheme="minorHAnsi"/>
          <w:color w:val="4472C4" w:themeColor="accent1"/>
          <w:sz w:val="22"/>
          <w:szCs w:val="22"/>
        </w:rPr>
      </w:pPr>
    </w:p>
    <w:p w14:paraId="3F7EFF4F" w14:textId="7647D906" w:rsidR="00281ECF" w:rsidRPr="002E0AFB" w:rsidRDefault="00281ECF" w:rsidP="00281ECF">
      <w:pPr>
        <w:pStyle w:val="HTMLPreformatted"/>
        <w:shd w:val="clear" w:color="auto" w:fill="FFFFFF"/>
        <w:ind w:left="912" w:hanging="912"/>
        <w:rPr>
          <w:rFonts w:asciiTheme="minorHAnsi" w:hAnsiTheme="minorHAnsi"/>
          <w:i/>
          <w:sz w:val="22"/>
          <w:szCs w:val="22"/>
        </w:rPr>
      </w:pPr>
      <w:r w:rsidRPr="002E0AFB">
        <w:rPr>
          <w:rFonts w:asciiTheme="minorHAnsi" w:hAnsiTheme="minorHAnsi"/>
          <w:i/>
          <w:sz w:val="22"/>
          <w:szCs w:val="22"/>
        </w:rPr>
        <w:t xml:space="preserve">[R2 C3] </w:t>
      </w:r>
      <w:r w:rsidRPr="00701FD6">
        <w:rPr>
          <w:rFonts w:asciiTheme="minorHAnsi" w:hAnsiTheme="minorHAnsi"/>
          <w:i/>
          <w:color w:val="4472C4" w:themeColor="accent1"/>
          <w:sz w:val="22"/>
          <w:szCs w:val="22"/>
        </w:rPr>
        <w:tab/>
        <w:t>State how the simulation was implemented, whether in a simulation software such as Simulink/</w:t>
      </w:r>
      <w:proofErr w:type="spellStart"/>
      <w:r w:rsidRPr="00701FD6">
        <w:rPr>
          <w:rFonts w:asciiTheme="minorHAnsi" w:hAnsiTheme="minorHAnsi"/>
          <w:i/>
          <w:color w:val="4472C4" w:themeColor="accent1"/>
          <w:sz w:val="22"/>
          <w:szCs w:val="22"/>
        </w:rPr>
        <w:t>Simscape</w:t>
      </w:r>
      <w:proofErr w:type="spellEnd"/>
      <w:r w:rsidRPr="00701FD6">
        <w:rPr>
          <w:rFonts w:asciiTheme="minorHAnsi" w:hAnsiTheme="minorHAnsi"/>
          <w:i/>
          <w:color w:val="4472C4" w:themeColor="accent1"/>
          <w:sz w:val="22"/>
          <w:szCs w:val="22"/>
        </w:rPr>
        <w:t>, or coded by the authors, or otherwise.</w:t>
      </w:r>
    </w:p>
    <w:p w14:paraId="061554D1" w14:textId="77777777" w:rsidR="00281ECF" w:rsidRDefault="00281ECF" w:rsidP="00281ECF">
      <w:pPr>
        <w:pStyle w:val="HTMLPreformatted"/>
        <w:shd w:val="clear" w:color="auto" w:fill="FFFFFF"/>
        <w:rPr>
          <w:rFonts w:asciiTheme="minorHAnsi" w:hAnsiTheme="minorHAnsi"/>
          <w:color w:val="4472C4" w:themeColor="accent1"/>
          <w:sz w:val="22"/>
          <w:szCs w:val="22"/>
        </w:rPr>
      </w:pPr>
    </w:p>
    <w:p w14:paraId="7B63849A" w14:textId="75A4E5EE" w:rsidR="00281ECF" w:rsidRDefault="00281ECF" w:rsidP="00281ECF">
      <w:pPr>
        <w:pStyle w:val="HTMLPreformatted"/>
        <w:shd w:val="clear" w:color="auto" w:fill="FFFFFF"/>
        <w:ind w:left="912"/>
        <w:rPr>
          <w:rFonts w:asciiTheme="minorHAnsi" w:hAnsiTheme="minorHAnsi"/>
          <w:sz w:val="22"/>
          <w:szCs w:val="22"/>
        </w:rPr>
      </w:pPr>
      <w:r>
        <w:rPr>
          <w:rFonts w:asciiTheme="minorHAnsi" w:hAnsiTheme="minorHAnsi"/>
          <w:sz w:val="22"/>
          <w:szCs w:val="22"/>
        </w:rPr>
        <w:tab/>
      </w:r>
      <w:r w:rsidRPr="00F0674A">
        <w:rPr>
          <w:rFonts w:asciiTheme="minorHAnsi" w:hAnsiTheme="minorHAnsi"/>
          <w:sz w:val="22"/>
          <w:szCs w:val="22"/>
        </w:rPr>
        <w:t xml:space="preserve">More details </w:t>
      </w:r>
      <w:del w:id="32" w:author="Aaron Becker" w:date="2017-06-04T21:53:00Z">
        <w:r w:rsidRPr="00F0674A" w:rsidDel="00867D4E">
          <w:rPr>
            <w:rFonts w:asciiTheme="minorHAnsi" w:hAnsiTheme="minorHAnsi"/>
            <w:sz w:val="22"/>
            <w:szCs w:val="22"/>
          </w:rPr>
          <w:delText>was</w:delText>
        </w:r>
      </w:del>
      <w:ins w:id="33" w:author="Aaron Becker" w:date="2017-06-04T21:53:00Z">
        <w:r w:rsidR="00867D4E" w:rsidRPr="00F0674A">
          <w:rPr>
            <w:rFonts w:asciiTheme="minorHAnsi" w:hAnsiTheme="minorHAnsi"/>
            <w:sz w:val="22"/>
            <w:szCs w:val="22"/>
          </w:rPr>
          <w:t>were</w:t>
        </w:r>
      </w:ins>
      <w:r w:rsidRPr="00F0674A">
        <w:rPr>
          <w:rFonts w:asciiTheme="minorHAnsi" w:hAnsiTheme="minorHAnsi"/>
          <w:sz w:val="22"/>
          <w:szCs w:val="22"/>
        </w:rPr>
        <w:t xml:space="preserve"> added about the implementation of the simulations. The theoretical analytical calculations were performed with the software Mathematica. The numerical computations were performed using the software Matlab.</w:t>
      </w:r>
    </w:p>
    <w:p w14:paraId="33E30E5E" w14:textId="77777777" w:rsidR="00281ECF" w:rsidRPr="00262474" w:rsidRDefault="00281ECF" w:rsidP="00281ECF">
      <w:pPr>
        <w:pStyle w:val="HTMLPreformatted"/>
        <w:shd w:val="clear" w:color="auto" w:fill="FFFFFF"/>
        <w:rPr>
          <w:rFonts w:asciiTheme="minorHAnsi" w:hAnsiTheme="minorHAnsi"/>
          <w:color w:val="4472C4" w:themeColor="accent1"/>
          <w:sz w:val="22"/>
          <w:szCs w:val="22"/>
        </w:rPr>
      </w:pPr>
    </w:p>
    <w:p w14:paraId="28AB00E5" w14:textId="4EBC9E00" w:rsidR="00281ECF" w:rsidRPr="00BD3C95" w:rsidRDefault="00281ECF" w:rsidP="00281ECF">
      <w:pPr>
        <w:pStyle w:val="HTMLPreformatted"/>
        <w:shd w:val="clear" w:color="auto" w:fill="FFFFFF"/>
        <w:rPr>
          <w:rFonts w:asciiTheme="minorHAnsi" w:hAnsiTheme="minorHAnsi"/>
          <w:i/>
          <w:color w:val="4472C4" w:themeColor="accent1"/>
          <w:sz w:val="22"/>
          <w:szCs w:val="22"/>
        </w:rPr>
      </w:pPr>
      <w:r w:rsidRPr="002E0AFB">
        <w:rPr>
          <w:rFonts w:asciiTheme="minorHAnsi" w:hAnsiTheme="minorHAnsi"/>
          <w:i/>
          <w:sz w:val="22"/>
          <w:szCs w:val="22"/>
        </w:rPr>
        <w:t xml:space="preserve">[R2 C4] </w:t>
      </w:r>
      <w:r>
        <w:rPr>
          <w:rFonts w:asciiTheme="minorHAnsi" w:hAnsiTheme="minorHAnsi"/>
          <w:i/>
          <w:sz w:val="22"/>
          <w:szCs w:val="22"/>
        </w:rPr>
        <w:tab/>
      </w:r>
      <w:r w:rsidRPr="00BD3C95">
        <w:rPr>
          <w:rFonts w:asciiTheme="minorHAnsi" w:hAnsiTheme="minorHAnsi"/>
          <w:i/>
          <w:color w:val="4472C4" w:themeColor="accent1"/>
          <w:sz w:val="22"/>
          <w:szCs w:val="22"/>
        </w:rPr>
        <w:t>Fix P.5 right side "show that and that" error</w:t>
      </w:r>
    </w:p>
    <w:p w14:paraId="4F6C6301" w14:textId="77777777" w:rsidR="00281ECF" w:rsidRPr="002E0AFB" w:rsidRDefault="00281ECF" w:rsidP="00281ECF">
      <w:pPr>
        <w:pStyle w:val="HTMLPreformatted"/>
        <w:shd w:val="clear" w:color="auto" w:fill="FFFFFF"/>
        <w:rPr>
          <w:rFonts w:asciiTheme="minorHAnsi" w:hAnsiTheme="minorHAnsi"/>
          <w:i/>
          <w:sz w:val="22"/>
          <w:szCs w:val="22"/>
        </w:rPr>
      </w:pPr>
    </w:p>
    <w:p w14:paraId="434E1560" w14:textId="3506580B" w:rsidR="00281ECF" w:rsidRPr="005033A7" w:rsidRDefault="00281ECF" w:rsidP="00281ECF">
      <w:pPr>
        <w:pStyle w:val="HTMLPreformatted"/>
        <w:shd w:val="clear" w:color="auto" w:fill="FFFFFF"/>
        <w:rPr>
          <w:rFonts w:asciiTheme="minorHAnsi" w:hAnsiTheme="minorHAnsi"/>
          <w:sz w:val="22"/>
          <w:szCs w:val="22"/>
        </w:rPr>
      </w:pPr>
      <w:r>
        <w:rPr>
          <w:rFonts w:asciiTheme="minorHAnsi" w:hAnsiTheme="minorHAnsi"/>
          <w:sz w:val="22"/>
          <w:szCs w:val="22"/>
        </w:rPr>
        <w:tab/>
      </w:r>
      <w:commentRangeStart w:id="34"/>
      <w:r w:rsidRPr="005033A7">
        <w:rPr>
          <w:rFonts w:asciiTheme="minorHAnsi" w:hAnsiTheme="minorHAnsi"/>
          <w:sz w:val="22"/>
          <w:szCs w:val="22"/>
        </w:rPr>
        <w:t>This was corrected.</w:t>
      </w:r>
      <w:commentRangeEnd w:id="34"/>
      <w:r>
        <w:rPr>
          <w:rStyle w:val="CommentReference"/>
          <w:rFonts w:asciiTheme="minorHAnsi" w:eastAsiaTheme="minorHAnsi" w:hAnsiTheme="minorHAnsi" w:cstheme="minorBidi"/>
        </w:rPr>
        <w:commentReference w:id="34"/>
      </w:r>
    </w:p>
    <w:p w14:paraId="2596E8F5" w14:textId="77777777" w:rsidR="00281ECF" w:rsidRPr="00262474" w:rsidRDefault="00281ECF" w:rsidP="00281ECF">
      <w:pPr>
        <w:pStyle w:val="HTMLPreformatted"/>
        <w:shd w:val="clear" w:color="auto" w:fill="FFFFFF"/>
        <w:rPr>
          <w:rFonts w:asciiTheme="minorHAnsi" w:hAnsiTheme="minorHAnsi"/>
          <w:color w:val="4472C4" w:themeColor="accent1"/>
          <w:sz w:val="22"/>
          <w:szCs w:val="22"/>
        </w:rPr>
      </w:pPr>
    </w:p>
    <w:p w14:paraId="2973B3C1" w14:textId="04CFC9F5" w:rsidR="00281ECF" w:rsidRDefault="00281ECF" w:rsidP="00281ECF">
      <w:pPr>
        <w:pStyle w:val="HTMLPreformatted"/>
        <w:shd w:val="clear" w:color="auto" w:fill="FFFFFF"/>
        <w:rPr>
          <w:rFonts w:asciiTheme="minorHAnsi" w:hAnsiTheme="minorHAnsi"/>
          <w:i/>
          <w:sz w:val="22"/>
          <w:szCs w:val="22"/>
        </w:rPr>
      </w:pPr>
      <w:r w:rsidRPr="002E0AFB">
        <w:rPr>
          <w:rFonts w:asciiTheme="minorHAnsi" w:hAnsiTheme="minorHAnsi"/>
          <w:i/>
          <w:sz w:val="22"/>
          <w:szCs w:val="22"/>
        </w:rPr>
        <w:t xml:space="preserve">[R2 C5] </w:t>
      </w:r>
      <w:r>
        <w:rPr>
          <w:rFonts w:asciiTheme="minorHAnsi" w:hAnsiTheme="minorHAnsi"/>
          <w:i/>
          <w:sz w:val="22"/>
          <w:szCs w:val="22"/>
        </w:rPr>
        <w:tab/>
      </w:r>
      <w:r w:rsidRPr="008B517C">
        <w:rPr>
          <w:rFonts w:asciiTheme="minorHAnsi" w:hAnsiTheme="minorHAnsi"/>
          <w:i/>
          <w:color w:val="2F5496" w:themeColor="accent1" w:themeShade="BF"/>
          <w:sz w:val="22"/>
          <w:szCs w:val="22"/>
        </w:rPr>
        <w:t>Give the supplier and specifications of the "</w:t>
      </w:r>
      <w:proofErr w:type="spellStart"/>
      <w:r w:rsidRPr="008B517C">
        <w:rPr>
          <w:rFonts w:asciiTheme="minorHAnsi" w:hAnsiTheme="minorHAnsi"/>
          <w:i/>
          <w:color w:val="2F5496" w:themeColor="accent1" w:themeShade="BF"/>
          <w:sz w:val="22"/>
          <w:szCs w:val="22"/>
        </w:rPr>
        <w:t>Syren</w:t>
      </w:r>
      <w:proofErr w:type="spellEnd"/>
      <w:r w:rsidRPr="008B517C">
        <w:rPr>
          <w:rFonts w:asciiTheme="minorHAnsi" w:hAnsiTheme="minorHAnsi"/>
          <w:i/>
          <w:color w:val="2F5496" w:themeColor="accent1" w:themeShade="BF"/>
          <w:sz w:val="22"/>
          <w:szCs w:val="22"/>
        </w:rPr>
        <w:t xml:space="preserve"> 25" power supply</w:t>
      </w:r>
      <w:r w:rsidR="008B517C">
        <w:rPr>
          <w:rFonts w:asciiTheme="minorHAnsi" w:hAnsiTheme="minorHAnsi"/>
          <w:i/>
          <w:color w:val="2F5496" w:themeColor="accent1" w:themeShade="BF"/>
          <w:sz w:val="22"/>
          <w:szCs w:val="22"/>
        </w:rPr>
        <w:t>.</w:t>
      </w:r>
    </w:p>
    <w:p w14:paraId="56C3C828" w14:textId="77777777" w:rsidR="00281ECF" w:rsidRPr="002E0AFB" w:rsidRDefault="00281ECF" w:rsidP="00281ECF">
      <w:pPr>
        <w:pStyle w:val="HTMLPreformatted"/>
        <w:shd w:val="clear" w:color="auto" w:fill="FFFFFF"/>
        <w:rPr>
          <w:rFonts w:asciiTheme="minorHAnsi" w:hAnsiTheme="minorHAnsi"/>
          <w:i/>
          <w:sz w:val="22"/>
          <w:szCs w:val="22"/>
        </w:rPr>
      </w:pPr>
    </w:p>
    <w:p w14:paraId="2FE28697" w14:textId="1CAAA44C" w:rsidR="00281ECF" w:rsidRPr="00DD57C5" w:rsidRDefault="00281ECF" w:rsidP="00281ECF">
      <w:pPr>
        <w:pStyle w:val="HTMLPreformatted"/>
        <w:shd w:val="clear" w:color="auto" w:fill="FFFFFF"/>
        <w:ind w:left="916"/>
        <w:rPr>
          <w:rFonts w:asciiTheme="minorHAnsi" w:hAnsiTheme="minorHAnsi"/>
          <w:sz w:val="22"/>
          <w:szCs w:val="22"/>
        </w:rPr>
      </w:pPr>
      <w:commentRangeStart w:id="35"/>
      <w:r w:rsidRPr="00DD57C5">
        <w:rPr>
          <w:rFonts w:asciiTheme="minorHAnsi" w:hAnsiTheme="minorHAnsi"/>
          <w:sz w:val="22"/>
          <w:szCs w:val="22"/>
        </w:rPr>
        <w:t xml:space="preserve">These data were added: </w:t>
      </w:r>
      <w:r>
        <w:rPr>
          <w:rFonts w:asciiTheme="minorHAnsi" w:hAnsiTheme="minorHAnsi"/>
          <w:sz w:val="22"/>
          <w:szCs w:val="22"/>
        </w:rPr>
        <w:t>“</w:t>
      </w:r>
      <w:r w:rsidRPr="00DD57C5">
        <w:rPr>
          <w:rFonts w:asciiTheme="minorHAnsi" w:hAnsiTheme="minorHAnsi"/>
          <w:sz w:val="22"/>
          <w:szCs w:val="22"/>
        </w:rPr>
        <w:t xml:space="preserve">Each coil is powered by a </w:t>
      </w:r>
      <w:proofErr w:type="spellStart"/>
      <w:r w:rsidRPr="00DD57C5">
        <w:rPr>
          <w:rFonts w:asciiTheme="minorHAnsi" w:hAnsiTheme="minorHAnsi"/>
          <w:sz w:val="22"/>
          <w:szCs w:val="22"/>
        </w:rPr>
        <w:t>Syren</w:t>
      </w:r>
      <w:proofErr w:type="spellEnd"/>
      <w:r w:rsidRPr="00DD57C5">
        <w:rPr>
          <w:rFonts w:asciiTheme="minorHAnsi" w:hAnsiTheme="minorHAnsi"/>
          <w:sz w:val="22"/>
          <w:szCs w:val="22"/>
        </w:rPr>
        <w:t xml:space="preserve"> 25 regenerative switching power supply. The </w:t>
      </w:r>
      <w:proofErr w:type="spellStart"/>
      <w:r w:rsidRPr="00DD57C5">
        <w:rPr>
          <w:rFonts w:asciiTheme="minorHAnsi" w:hAnsiTheme="minorHAnsi"/>
          <w:sz w:val="22"/>
          <w:szCs w:val="22"/>
        </w:rPr>
        <w:t>Syren</w:t>
      </w:r>
      <w:proofErr w:type="spellEnd"/>
      <w:r w:rsidRPr="00DD57C5">
        <w:rPr>
          <w:rFonts w:asciiTheme="minorHAnsi" w:hAnsiTheme="minorHAnsi"/>
          <w:sz w:val="22"/>
          <w:szCs w:val="22"/>
        </w:rPr>
        <w:t xml:space="preserve"> 25 </w:t>
      </w:r>
      <w:proofErr w:type="gramStart"/>
      <w:r w:rsidRPr="00DD57C5">
        <w:rPr>
          <w:rFonts w:asciiTheme="minorHAnsi" w:hAnsiTheme="minorHAnsi"/>
          <w:sz w:val="22"/>
          <w:szCs w:val="22"/>
        </w:rPr>
        <w:t>are</w:t>
      </w:r>
      <w:proofErr w:type="gramEnd"/>
      <w:r w:rsidRPr="00DD57C5">
        <w:rPr>
          <w:rFonts w:asciiTheme="minorHAnsi" w:hAnsiTheme="minorHAnsi"/>
          <w:sz w:val="22"/>
          <w:szCs w:val="22"/>
        </w:rPr>
        <w:t xml:space="preserve"> manufactured by Dimension Engineering. They can provide continuously a current of 25 A with a maximum voltage of 24 V.</w:t>
      </w:r>
      <w:r>
        <w:rPr>
          <w:rFonts w:asciiTheme="minorHAnsi" w:hAnsiTheme="minorHAnsi"/>
          <w:sz w:val="22"/>
          <w:szCs w:val="22"/>
        </w:rPr>
        <w:t>”</w:t>
      </w:r>
      <w:commentRangeEnd w:id="35"/>
      <w:r>
        <w:rPr>
          <w:rStyle w:val="CommentReference"/>
          <w:rFonts w:asciiTheme="minorHAnsi" w:eastAsiaTheme="minorHAnsi" w:hAnsiTheme="minorHAnsi" w:cstheme="minorBidi"/>
        </w:rPr>
        <w:commentReference w:id="35"/>
      </w:r>
    </w:p>
    <w:p w14:paraId="20522374" w14:textId="77777777" w:rsidR="00281ECF" w:rsidRPr="00262474" w:rsidRDefault="00281ECF" w:rsidP="00281ECF">
      <w:pPr>
        <w:pStyle w:val="HTMLPreformatted"/>
        <w:shd w:val="clear" w:color="auto" w:fill="FFFFFF"/>
        <w:rPr>
          <w:rFonts w:asciiTheme="minorHAnsi" w:hAnsiTheme="minorHAnsi"/>
          <w:color w:val="4472C4" w:themeColor="accent1"/>
          <w:sz w:val="22"/>
          <w:szCs w:val="22"/>
        </w:rPr>
      </w:pPr>
    </w:p>
    <w:p w14:paraId="0A26CF64" w14:textId="5F2F5DD4" w:rsidR="00281ECF" w:rsidRDefault="00281ECF" w:rsidP="00281ECF">
      <w:pPr>
        <w:pStyle w:val="HTMLPreformatted"/>
        <w:shd w:val="clear" w:color="auto" w:fill="FFFFFF"/>
        <w:ind w:left="912" w:hanging="912"/>
        <w:rPr>
          <w:rFonts w:asciiTheme="minorHAnsi" w:hAnsiTheme="minorHAnsi"/>
          <w:i/>
          <w:sz w:val="22"/>
          <w:szCs w:val="22"/>
        </w:rPr>
      </w:pPr>
      <w:r w:rsidRPr="002E0AFB">
        <w:rPr>
          <w:rFonts w:asciiTheme="minorHAnsi" w:hAnsiTheme="minorHAnsi"/>
          <w:i/>
          <w:sz w:val="22"/>
          <w:szCs w:val="22"/>
        </w:rPr>
        <w:t xml:space="preserve">[R2 C6] </w:t>
      </w:r>
      <w:r>
        <w:rPr>
          <w:rFonts w:asciiTheme="minorHAnsi" w:hAnsiTheme="minorHAnsi"/>
          <w:i/>
          <w:sz w:val="22"/>
          <w:szCs w:val="22"/>
        </w:rPr>
        <w:tab/>
      </w:r>
      <w:r w:rsidRPr="00F86EAA">
        <w:rPr>
          <w:rFonts w:asciiTheme="minorHAnsi" w:hAnsiTheme="minorHAnsi"/>
          <w:i/>
          <w:color w:val="4472C4" w:themeColor="accent1"/>
          <w:sz w:val="22"/>
          <w:szCs w:val="22"/>
        </w:rPr>
        <w:t>Section V:  Explain why MRI gradient frequencies other that 2 Hz were not applied as in simulation</w:t>
      </w:r>
    </w:p>
    <w:p w14:paraId="0DEEF64A" w14:textId="77777777" w:rsidR="00281ECF" w:rsidRPr="002E0AFB" w:rsidRDefault="00281ECF" w:rsidP="00281ECF">
      <w:pPr>
        <w:pStyle w:val="HTMLPreformatted"/>
        <w:shd w:val="clear" w:color="auto" w:fill="FFFFFF"/>
        <w:rPr>
          <w:rFonts w:asciiTheme="minorHAnsi" w:hAnsiTheme="minorHAnsi"/>
          <w:i/>
          <w:sz w:val="22"/>
          <w:szCs w:val="22"/>
        </w:rPr>
      </w:pPr>
    </w:p>
    <w:p w14:paraId="236B28E3" w14:textId="315252F2" w:rsidR="00281ECF" w:rsidRDefault="00281ECF" w:rsidP="00281ECF">
      <w:pPr>
        <w:pStyle w:val="HTMLPreformatted"/>
        <w:shd w:val="clear" w:color="auto" w:fill="FFFFFF"/>
        <w:ind w:left="912"/>
        <w:rPr>
          <w:rFonts w:asciiTheme="minorHAnsi" w:hAnsiTheme="minorHAnsi"/>
          <w:sz w:val="22"/>
          <w:szCs w:val="22"/>
        </w:rPr>
      </w:pPr>
      <w:r>
        <w:rPr>
          <w:rFonts w:asciiTheme="minorHAnsi" w:hAnsiTheme="minorHAnsi"/>
          <w:sz w:val="22"/>
          <w:szCs w:val="22"/>
        </w:rPr>
        <w:tab/>
      </w:r>
      <w:r w:rsidRPr="00404F14">
        <w:rPr>
          <w:rFonts w:asciiTheme="minorHAnsi" w:hAnsiTheme="minorHAnsi"/>
          <w:sz w:val="22"/>
          <w:szCs w:val="22"/>
        </w:rPr>
        <w:t xml:space="preserve">The use of clinical MRI scanner is costly and the authors preferred to perform more experiments on the magnetic test bench. </w:t>
      </w:r>
      <w:r w:rsidR="00C25239">
        <w:rPr>
          <w:rFonts w:asciiTheme="minorHAnsi" w:hAnsiTheme="minorHAnsi"/>
          <w:sz w:val="22"/>
          <w:szCs w:val="22"/>
        </w:rPr>
        <w:t>The text of Section V was modified:</w:t>
      </w:r>
    </w:p>
    <w:p w14:paraId="6415BF21" w14:textId="18DE033E" w:rsidR="00C25239" w:rsidRDefault="00C25239" w:rsidP="00281ECF">
      <w:pPr>
        <w:pStyle w:val="HTMLPreformatted"/>
        <w:shd w:val="clear" w:color="auto" w:fill="FFFFFF"/>
        <w:ind w:left="912"/>
        <w:rPr>
          <w:rFonts w:asciiTheme="minorHAnsi" w:hAnsiTheme="minorHAnsi"/>
          <w:sz w:val="22"/>
          <w:szCs w:val="22"/>
        </w:rPr>
      </w:pPr>
      <w:r>
        <w:rPr>
          <w:rFonts w:asciiTheme="minorHAnsi" w:hAnsiTheme="minorHAnsi"/>
          <w:sz w:val="22"/>
          <w:szCs w:val="22"/>
        </w:rPr>
        <w:t>_“</w:t>
      </w:r>
      <w:r w:rsidRPr="00C25239">
        <w:rPr>
          <w:rFonts w:asciiTheme="minorHAnsi" w:hAnsiTheme="minorHAnsi"/>
          <w:sz w:val="22"/>
          <w:szCs w:val="22"/>
        </w:rPr>
        <w:t>Preliminary tests of magnetic hammers were performed in a clinical 3T Siemens MRI scanner to demonstrate the ability of MRI scanners to produce a force able to dive the device.</w:t>
      </w:r>
      <w:r>
        <w:rPr>
          <w:rFonts w:asciiTheme="minorHAnsi" w:hAnsiTheme="minorHAnsi"/>
          <w:sz w:val="22"/>
          <w:szCs w:val="22"/>
        </w:rPr>
        <w:t>”</w:t>
      </w:r>
    </w:p>
    <w:p w14:paraId="394B3CF7" w14:textId="182F0D96" w:rsidR="00C25239" w:rsidRPr="00404F14" w:rsidRDefault="00C25239" w:rsidP="00281ECF">
      <w:pPr>
        <w:pStyle w:val="HTMLPreformatted"/>
        <w:shd w:val="clear" w:color="auto" w:fill="FFFFFF"/>
        <w:ind w:left="912"/>
        <w:rPr>
          <w:rFonts w:asciiTheme="minorHAnsi" w:hAnsiTheme="minorHAnsi"/>
          <w:sz w:val="22"/>
          <w:szCs w:val="22"/>
        </w:rPr>
      </w:pPr>
      <w:r>
        <w:rPr>
          <w:rFonts w:asciiTheme="minorHAnsi" w:hAnsiTheme="minorHAnsi"/>
          <w:sz w:val="22"/>
          <w:szCs w:val="22"/>
        </w:rPr>
        <w:t>_“</w:t>
      </w:r>
      <w:r w:rsidRPr="00C25239">
        <w:rPr>
          <w:rFonts w:asciiTheme="minorHAnsi" w:hAnsiTheme="minorHAnsi"/>
          <w:sz w:val="22"/>
          <w:szCs w:val="22"/>
        </w:rPr>
        <w:t>This experiment demonstrate the suitability of MRI scanner to drive magnetic hammers. No further measurements were made as this demonstration was the sole purpose of the experiment and the magnetic test bench allows us to perform extensive testing at reduced cost.</w:t>
      </w:r>
      <w:r>
        <w:rPr>
          <w:rFonts w:asciiTheme="minorHAnsi" w:hAnsiTheme="minorHAnsi"/>
          <w:sz w:val="22"/>
          <w:szCs w:val="22"/>
        </w:rPr>
        <w:t>”</w:t>
      </w:r>
    </w:p>
    <w:p w14:paraId="610C4230" w14:textId="77777777" w:rsidR="00281ECF" w:rsidRPr="005033A7" w:rsidRDefault="00281ECF" w:rsidP="00281ECF">
      <w:pPr>
        <w:pStyle w:val="HTMLPreformatted"/>
        <w:shd w:val="clear" w:color="auto" w:fill="FFFFFF"/>
        <w:rPr>
          <w:rFonts w:asciiTheme="minorHAnsi" w:hAnsiTheme="minorHAnsi"/>
          <w:color w:val="FF0000"/>
          <w:sz w:val="22"/>
          <w:szCs w:val="22"/>
        </w:rPr>
      </w:pPr>
    </w:p>
    <w:p w14:paraId="2E540E58" w14:textId="04CB4357" w:rsidR="00281ECF" w:rsidRPr="00701FD6" w:rsidRDefault="00281ECF" w:rsidP="00281ECF">
      <w:pPr>
        <w:pStyle w:val="HTMLPreformatted"/>
        <w:shd w:val="clear" w:color="auto" w:fill="FFFFFF"/>
        <w:ind w:left="912" w:hanging="912"/>
        <w:rPr>
          <w:rFonts w:asciiTheme="minorHAnsi" w:hAnsiTheme="minorHAnsi"/>
          <w:i/>
          <w:color w:val="4472C4" w:themeColor="accent1"/>
          <w:sz w:val="22"/>
          <w:szCs w:val="22"/>
        </w:rPr>
      </w:pPr>
      <w:r w:rsidRPr="002E0AFB">
        <w:rPr>
          <w:rFonts w:asciiTheme="minorHAnsi" w:hAnsiTheme="minorHAnsi"/>
          <w:i/>
          <w:sz w:val="22"/>
          <w:szCs w:val="22"/>
        </w:rPr>
        <w:lastRenderedPageBreak/>
        <w:t xml:space="preserve">[R2 C7] </w:t>
      </w:r>
      <w:r>
        <w:rPr>
          <w:rFonts w:asciiTheme="minorHAnsi" w:hAnsiTheme="minorHAnsi"/>
          <w:i/>
          <w:sz w:val="22"/>
          <w:szCs w:val="22"/>
        </w:rPr>
        <w:tab/>
      </w:r>
      <w:r w:rsidRPr="00701FD6">
        <w:rPr>
          <w:rFonts w:asciiTheme="minorHAnsi" w:hAnsiTheme="minorHAnsi"/>
          <w:i/>
          <w:color w:val="4472C4" w:themeColor="accent1"/>
          <w:sz w:val="22"/>
          <w:szCs w:val="22"/>
        </w:rPr>
        <w:t>Add discussion and modeling of the effects of air resistance on the motion of the sphere in the tube.</w:t>
      </w:r>
    </w:p>
    <w:p w14:paraId="69B716D0" w14:textId="77777777" w:rsidR="00281ECF" w:rsidRDefault="00281ECF" w:rsidP="00281ECF">
      <w:pPr>
        <w:pStyle w:val="HTMLPreformatted"/>
        <w:shd w:val="clear" w:color="auto" w:fill="FFFFFF"/>
        <w:rPr>
          <w:rFonts w:asciiTheme="minorHAnsi" w:hAnsiTheme="minorHAnsi"/>
          <w:color w:val="4472C4" w:themeColor="accent1"/>
          <w:sz w:val="22"/>
          <w:szCs w:val="22"/>
        </w:rPr>
      </w:pPr>
    </w:p>
    <w:p w14:paraId="2FF32964" w14:textId="5215D25F" w:rsidR="00281ECF" w:rsidRPr="005033A7" w:rsidRDefault="00281ECF" w:rsidP="003F41A5">
      <w:pPr>
        <w:pStyle w:val="HTMLPreformatted"/>
        <w:shd w:val="clear" w:color="auto" w:fill="FFFFFF"/>
        <w:ind w:left="912"/>
        <w:rPr>
          <w:rFonts w:asciiTheme="minorHAnsi" w:hAnsiTheme="minorHAnsi"/>
          <w:color w:val="FF0000"/>
          <w:sz w:val="22"/>
          <w:szCs w:val="22"/>
        </w:rPr>
      </w:pPr>
      <w:r>
        <w:rPr>
          <w:rFonts w:asciiTheme="minorHAnsi" w:hAnsiTheme="minorHAnsi"/>
          <w:sz w:val="22"/>
          <w:szCs w:val="22"/>
        </w:rPr>
        <w:tab/>
      </w:r>
      <w:r w:rsidRPr="003F41A5">
        <w:rPr>
          <w:rFonts w:asciiTheme="minorHAnsi" w:hAnsiTheme="minorHAnsi"/>
          <w:sz w:val="22"/>
          <w:szCs w:val="22"/>
        </w:rPr>
        <w:t>A discussion about the modeling of the air friction was added in the conclusion</w:t>
      </w:r>
      <w:r w:rsidR="003F41A5" w:rsidRPr="003F41A5">
        <w:rPr>
          <w:rFonts w:asciiTheme="minorHAnsi" w:hAnsiTheme="minorHAnsi"/>
          <w:sz w:val="22"/>
          <w:szCs w:val="22"/>
        </w:rPr>
        <w:t xml:space="preserve">: “The friction between the air and the sphere was not taken into account as the final </w:t>
      </w:r>
      <w:proofErr w:type="spellStart"/>
      <w:r w:rsidR="003F41A5" w:rsidRPr="003F41A5">
        <w:rPr>
          <w:rFonts w:asciiTheme="minorHAnsi" w:hAnsiTheme="minorHAnsi"/>
          <w:sz w:val="22"/>
          <w:szCs w:val="22"/>
        </w:rPr>
        <w:t>mill</w:t>
      </w:r>
      <w:ins w:id="36" w:author="Aaron Becker" w:date="2017-06-04T21:54:00Z">
        <w:r w:rsidR="00867D4E">
          <w:rPr>
            <w:rFonts w:asciiTheme="minorHAnsi" w:hAnsiTheme="minorHAnsi"/>
            <w:sz w:val="22"/>
            <w:szCs w:val="22"/>
          </w:rPr>
          <w:t>i</w:t>
        </w:r>
      </w:ins>
      <w:del w:id="37" w:author="Aaron Becker" w:date="2017-06-04T21:54:00Z">
        <w:r w:rsidR="003F41A5" w:rsidRPr="003F41A5" w:rsidDel="00867D4E">
          <w:rPr>
            <w:rFonts w:asciiTheme="minorHAnsi" w:hAnsiTheme="minorHAnsi"/>
            <w:sz w:val="22"/>
            <w:szCs w:val="22"/>
          </w:rPr>
          <w:delText>o</w:delText>
        </w:r>
      </w:del>
      <w:r w:rsidR="003F41A5" w:rsidRPr="003F41A5">
        <w:rPr>
          <w:rFonts w:asciiTheme="minorHAnsi" w:hAnsiTheme="minorHAnsi"/>
          <w:sz w:val="22"/>
          <w:szCs w:val="22"/>
        </w:rPr>
        <w:t>robot</w:t>
      </w:r>
      <w:proofErr w:type="spellEnd"/>
      <w:r w:rsidR="003F41A5" w:rsidRPr="003F41A5">
        <w:rPr>
          <w:rFonts w:asciiTheme="minorHAnsi" w:hAnsiTheme="minorHAnsi"/>
          <w:sz w:val="22"/>
          <w:szCs w:val="22"/>
        </w:rPr>
        <w:t xml:space="preserve"> will be under vacuum to prevent any air release within the body.”</w:t>
      </w:r>
    </w:p>
    <w:p w14:paraId="1E87B686" w14:textId="77777777" w:rsidR="00281ECF" w:rsidRPr="00262474" w:rsidRDefault="00281ECF" w:rsidP="00281ECF">
      <w:pPr>
        <w:pStyle w:val="HTMLPreformatted"/>
        <w:shd w:val="clear" w:color="auto" w:fill="FFFFFF"/>
        <w:rPr>
          <w:rFonts w:asciiTheme="minorHAnsi" w:hAnsiTheme="minorHAnsi"/>
          <w:color w:val="4472C4" w:themeColor="accent1"/>
          <w:sz w:val="22"/>
          <w:szCs w:val="22"/>
        </w:rPr>
      </w:pPr>
    </w:p>
    <w:p w14:paraId="5771FA4F" w14:textId="193DDC02" w:rsidR="00281ECF" w:rsidRPr="002E0AFB" w:rsidRDefault="00281ECF" w:rsidP="00281ECF">
      <w:pPr>
        <w:pStyle w:val="HTMLPreformatted"/>
        <w:shd w:val="clear" w:color="auto" w:fill="FFFFFF"/>
        <w:rPr>
          <w:rFonts w:asciiTheme="minorHAnsi" w:hAnsiTheme="minorHAnsi"/>
          <w:i/>
          <w:sz w:val="22"/>
          <w:szCs w:val="22"/>
        </w:rPr>
      </w:pPr>
      <w:r w:rsidRPr="002E0AFB">
        <w:rPr>
          <w:rFonts w:asciiTheme="minorHAnsi" w:hAnsiTheme="minorHAnsi"/>
          <w:i/>
          <w:sz w:val="22"/>
          <w:szCs w:val="22"/>
        </w:rPr>
        <w:t>[R2 C8]</w:t>
      </w:r>
      <w:r w:rsidRPr="002E0AFB">
        <w:rPr>
          <w:rFonts w:asciiTheme="minorHAnsi" w:hAnsiTheme="minorHAnsi"/>
          <w:sz w:val="22"/>
          <w:szCs w:val="22"/>
        </w:rPr>
        <w:t xml:space="preserve"> </w:t>
      </w:r>
      <w:r>
        <w:rPr>
          <w:rFonts w:asciiTheme="minorHAnsi" w:hAnsiTheme="minorHAnsi"/>
          <w:sz w:val="22"/>
          <w:szCs w:val="22"/>
        </w:rPr>
        <w:tab/>
      </w:r>
      <w:r w:rsidRPr="009C12C0">
        <w:rPr>
          <w:rFonts w:asciiTheme="minorHAnsi" w:hAnsiTheme="minorHAnsi"/>
          <w:i/>
          <w:color w:val="4472C4" w:themeColor="accent1"/>
          <w:sz w:val="22"/>
          <w:szCs w:val="22"/>
        </w:rPr>
        <w:t xml:space="preserve">What </w:t>
      </w:r>
      <w:proofErr w:type="gramStart"/>
      <w:r w:rsidRPr="009C12C0">
        <w:rPr>
          <w:rFonts w:asciiTheme="minorHAnsi" w:hAnsiTheme="minorHAnsi"/>
          <w:i/>
          <w:color w:val="4472C4" w:themeColor="accent1"/>
          <w:sz w:val="22"/>
          <w:szCs w:val="22"/>
        </w:rPr>
        <w:t>is</w:t>
      </w:r>
      <w:proofErr w:type="gramEnd"/>
      <w:r w:rsidRPr="009C12C0">
        <w:rPr>
          <w:rFonts w:asciiTheme="minorHAnsi" w:hAnsiTheme="minorHAnsi"/>
          <w:i/>
          <w:color w:val="4472C4" w:themeColor="accent1"/>
          <w:sz w:val="22"/>
          <w:szCs w:val="22"/>
        </w:rPr>
        <w:t xml:space="preserve"> the diameter, mass, and magnetization of the magnet used?</w:t>
      </w:r>
    </w:p>
    <w:p w14:paraId="4A9C9B6A" w14:textId="77777777" w:rsidR="00281ECF" w:rsidRDefault="00281ECF" w:rsidP="00281ECF">
      <w:pPr>
        <w:pStyle w:val="HTMLPreformatted"/>
        <w:shd w:val="clear" w:color="auto" w:fill="FFFFFF"/>
        <w:rPr>
          <w:rFonts w:asciiTheme="minorHAnsi" w:hAnsiTheme="minorHAnsi"/>
          <w:color w:val="4472C4" w:themeColor="accent1"/>
          <w:sz w:val="22"/>
          <w:szCs w:val="22"/>
        </w:rPr>
      </w:pPr>
    </w:p>
    <w:p w14:paraId="75030EDE" w14:textId="034F2400" w:rsidR="00281ECF" w:rsidRDefault="009C12C0" w:rsidP="00281ECF">
      <w:pPr>
        <w:pStyle w:val="HTMLPreformatted"/>
        <w:shd w:val="clear" w:color="auto" w:fill="FFFFFF"/>
        <w:ind w:left="916"/>
        <w:rPr>
          <w:rFonts w:asciiTheme="minorHAnsi" w:hAnsiTheme="minorHAnsi"/>
          <w:sz w:val="22"/>
          <w:szCs w:val="22"/>
        </w:rPr>
      </w:pPr>
      <w:r>
        <w:rPr>
          <w:rFonts w:asciiTheme="minorHAnsi" w:hAnsiTheme="minorHAnsi"/>
          <w:sz w:val="22"/>
          <w:szCs w:val="22"/>
        </w:rPr>
        <w:t>For the experiments with the magnetic test bench t</w:t>
      </w:r>
      <w:r w:rsidR="00281ECF" w:rsidRPr="00404F14">
        <w:rPr>
          <w:rFonts w:asciiTheme="minorHAnsi" w:hAnsiTheme="minorHAnsi"/>
          <w:sz w:val="22"/>
          <w:szCs w:val="22"/>
        </w:rPr>
        <w:t xml:space="preserve">he sphere is </w:t>
      </w:r>
      <w:proofErr w:type="gramStart"/>
      <w:r w:rsidR="00281ECF" w:rsidRPr="00404F14">
        <w:rPr>
          <w:rFonts w:asciiTheme="minorHAnsi" w:hAnsiTheme="minorHAnsi"/>
          <w:sz w:val="22"/>
          <w:szCs w:val="22"/>
        </w:rPr>
        <w:t>a</w:t>
      </w:r>
      <w:proofErr w:type="gramEnd"/>
      <w:r w:rsidR="00281ECF" w:rsidRPr="00404F14">
        <w:rPr>
          <w:rFonts w:asciiTheme="minorHAnsi" w:hAnsiTheme="minorHAnsi"/>
          <w:sz w:val="22"/>
          <w:szCs w:val="22"/>
        </w:rPr>
        <w:t xml:space="preserve"> </w:t>
      </w:r>
      <w:proofErr w:type="spellStart"/>
      <w:r w:rsidR="00281ECF" w:rsidRPr="00404F14">
        <w:rPr>
          <w:rFonts w:asciiTheme="minorHAnsi" w:hAnsiTheme="minorHAnsi"/>
          <w:sz w:val="22"/>
          <w:szCs w:val="22"/>
        </w:rPr>
        <w:t>NdFeB</w:t>
      </w:r>
      <w:proofErr w:type="spellEnd"/>
      <w:r w:rsidR="00281ECF" w:rsidRPr="00404F14">
        <w:rPr>
          <w:rFonts w:asciiTheme="minorHAnsi" w:hAnsiTheme="minorHAnsi"/>
          <w:sz w:val="22"/>
          <w:szCs w:val="22"/>
        </w:rPr>
        <w:t xml:space="preserve"> magnet with a magnetization of 883,000 A/m. The diameter is 6.35 mm and its mass is 1.05g. This information was added in the paper.</w:t>
      </w:r>
    </w:p>
    <w:p w14:paraId="0E24B439" w14:textId="4CAD3C3E" w:rsidR="009C12C0" w:rsidRPr="00404F14" w:rsidRDefault="009C12C0" w:rsidP="00281ECF">
      <w:pPr>
        <w:pStyle w:val="HTMLPreformatted"/>
        <w:shd w:val="clear" w:color="auto" w:fill="FFFFFF"/>
        <w:ind w:left="916"/>
        <w:rPr>
          <w:rFonts w:asciiTheme="minorHAnsi" w:hAnsiTheme="minorHAnsi"/>
          <w:sz w:val="22"/>
          <w:szCs w:val="22"/>
        </w:rPr>
      </w:pPr>
      <w:r>
        <w:rPr>
          <w:rFonts w:asciiTheme="minorHAnsi" w:hAnsiTheme="minorHAnsi"/>
          <w:sz w:val="22"/>
          <w:szCs w:val="22"/>
        </w:rPr>
        <w:t>For the experiment in the MRI scanner the sphere is made of stainless steel, has a diameter of 5 mm and weight 0.53 g.</w:t>
      </w:r>
    </w:p>
    <w:p w14:paraId="115E40EE" w14:textId="77777777" w:rsidR="00281ECF" w:rsidRPr="00262474" w:rsidRDefault="00281ECF" w:rsidP="00281ECF">
      <w:pPr>
        <w:pStyle w:val="HTMLPreformatted"/>
        <w:shd w:val="clear" w:color="auto" w:fill="FFFFFF"/>
        <w:rPr>
          <w:rFonts w:asciiTheme="minorHAnsi" w:hAnsiTheme="minorHAnsi"/>
          <w:color w:val="4472C4" w:themeColor="accent1"/>
          <w:sz w:val="22"/>
          <w:szCs w:val="22"/>
        </w:rPr>
      </w:pPr>
    </w:p>
    <w:p w14:paraId="67ED9BB0" w14:textId="43F7BE4A" w:rsidR="00281ECF" w:rsidRPr="00701FD6" w:rsidRDefault="00281ECF" w:rsidP="00281ECF">
      <w:pPr>
        <w:pStyle w:val="HTMLPreformatted"/>
        <w:shd w:val="clear" w:color="auto" w:fill="FFFFFF"/>
        <w:rPr>
          <w:rFonts w:asciiTheme="minorHAnsi" w:hAnsiTheme="minorHAnsi"/>
          <w:i/>
          <w:color w:val="4472C4" w:themeColor="accent1"/>
          <w:sz w:val="22"/>
          <w:szCs w:val="22"/>
        </w:rPr>
      </w:pPr>
      <w:r w:rsidRPr="002E0AFB">
        <w:rPr>
          <w:rFonts w:asciiTheme="minorHAnsi" w:hAnsiTheme="minorHAnsi"/>
          <w:i/>
          <w:sz w:val="22"/>
          <w:szCs w:val="22"/>
        </w:rPr>
        <w:t xml:space="preserve">[R2 C9] </w:t>
      </w:r>
      <w:r>
        <w:rPr>
          <w:rFonts w:asciiTheme="minorHAnsi" w:hAnsiTheme="minorHAnsi"/>
          <w:i/>
          <w:sz w:val="22"/>
          <w:szCs w:val="22"/>
        </w:rPr>
        <w:tab/>
      </w:r>
      <w:r w:rsidRPr="00701FD6">
        <w:rPr>
          <w:rFonts w:asciiTheme="minorHAnsi" w:hAnsiTheme="minorHAnsi"/>
          <w:i/>
          <w:color w:val="4472C4" w:themeColor="accent1"/>
          <w:sz w:val="22"/>
          <w:szCs w:val="22"/>
        </w:rPr>
        <w:t xml:space="preserve">How were the dimensions and other parameters of the device selected? </w:t>
      </w:r>
    </w:p>
    <w:p w14:paraId="217A95BE" w14:textId="124BF7A0" w:rsidR="00281ECF" w:rsidRPr="00701FD6" w:rsidRDefault="00281ECF" w:rsidP="00281ECF">
      <w:pPr>
        <w:pStyle w:val="HTMLPreformatted"/>
        <w:shd w:val="clear" w:color="auto" w:fill="FFFFFF"/>
        <w:rPr>
          <w:rFonts w:asciiTheme="minorHAnsi" w:hAnsiTheme="minorHAnsi"/>
          <w:i/>
          <w:color w:val="4472C4" w:themeColor="accent1"/>
          <w:sz w:val="22"/>
          <w:szCs w:val="22"/>
        </w:rPr>
      </w:pPr>
      <w:r w:rsidRPr="00701FD6">
        <w:rPr>
          <w:rFonts w:asciiTheme="minorHAnsi" w:hAnsiTheme="minorHAnsi"/>
          <w:i/>
          <w:color w:val="4472C4" w:themeColor="accent1"/>
          <w:sz w:val="22"/>
          <w:szCs w:val="22"/>
        </w:rPr>
        <w:tab/>
        <w:t>Was any optimization procedure used in the design?</w:t>
      </w:r>
    </w:p>
    <w:p w14:paraId="76CF5597" w14:textId="77777777" w:rsidR="00281ECF" w:rsidRPr="00262474" w:rsidRDefault="00281ECF" w:rsidP="00281ECF">
      <w:pPr>
        <w:pStyle w:val="HTMLPreformatted"/>
        <w:shd w:val="clear" w:color="auto" w:fill="FFFFFF"/>
        <w:rPr>
          <w:rFonts w:asciiTheme="minorHAnsi" w:hAnsiTheme="minorHAnsi"/>
          <w:color w:val="4472C4" w:themeColor="accent1"/>
          <w:sz w:val="22"/>
          <w:szCs w:val="22"/>
        </w:rPr>
      </w:pPr>
    </w:p>
    <w:p w14:paraId="0CE4F6BD" w14:textId="0B136B35" w:rsidR="00492551" w:rsidRPr="00281ECF" w:rsidRDefault="00281ECF" w:rsidP="00701FD6">
      <w:pPr>
        <w:spacing w:line="0" w:lineRule="atLeast"/>
        <w:ind w:left="720"/>
        <w:jc w:val="both"/>
        <w:rPr>
          <w:rFonts w:ascii="Arial" w:eastAsia="Arial" w:hAnsi="Arial"/>
          <w:b/>
          <w:sz w:val="28"/>
        </w:rPr>
      </w:pPr>
      <w:r w:rsidRPr="00281ECF">
        <w:rPr>
          <w:sz w:val="22"/>
        </w:rPr>
        <w:t>The dimensions were selected in order to make the prototyping easy and possible with commercially available materials (standard tube, standard sphere, and standard spring size). No optimization was made.  This is a relevant line of research for future work.</w:t>
      </w:r>
    </w:p>
    <w:bookmarkEnd w:id="27"/>
    <w:p w14:paraId="0CCA7252" w14:textId="77777777" w:rsidR="00281ECF" w:rsidRDefault="00281ECF" w:rsidP="004742D1">
      <w:pPr>
        <w:spacing w:line="0" w:lineRule="atLeast"/>
        <w:rPr>
          <w:rFonts w:ascii="Arial" w:eastAsia="Arial" w:hAnsi="Arial"/>
          <w:b/>
          <w:sz w:val="24"/>
        </w:rPr>
      </w:pPr>
    </w:p>
    <w:p w14:paraId="321AB00A" w14:textId="77777777" w:rsidR="004742D1" w:rsidRDefault="004742D1" w:rsidP="004742D1">
      <w:pPr>
        <w:spacing w:line="0" w:lineRule="atLeast"/>
        <w:rPr>
          <w:rFonts w:ascii="Arial" w:eastAsia="Arial" w:hAnsi="Arial"/>
          <w:b/>
          <w:sz w:val="24"/>
        </w:rPr>
      </w:pPr>
      <w:r>
        <w:rPr>
          <w:rFonts w:ascii="Arial" w:eastAsia="Arial" w:hAnsi="Arial"/>
          <w:b/>
          <w:sz w:val="24"/>
        </w:rPr>
        <w:t>Comments by Reviewer 3</w:t>
      </w:r>
    </w:p>
    <w:p w14:paraId="44E03205" w14:textId="77777777" w:rsidR="004742D1" w:rsidRDefault="004742D1" w:rsidP="004742D1">
      <w:pPr>
        <w:spacing w:line="0" w:lineRule="atLeast"/>
        <w:rPr>
          <w:rFonts w:ascii="Arial" w:eastAsia="Arial" w:hAnsi="Arial"/>
          <w:b/>
          <w:sz w:val="24"/>
        </w:rPr>
      </w:pPr>
    </w:p>
    <w:p w14:paraId="0B35478A" w14:textId="77777777" w:rsidR="00281ECF" w:rsidRPr="002E0AFB" w:rsidRDefault="00281ECF" w:rsidP="00281ECF">
      <w:pPr>
        <w:pStyle w:val="HTMLPreformatted"/>
        <w:shd w:val="clear" w:color="auto" w:fill="FFFFFF"/>
        <w:rPr>
          <w:rFonts w:asciiTheme="minorHAnsi" w:hAnsiTheme="minorHAnsi"/>
          <w:i/>
          <w:sz w:val="22"/>
          <w:szCs w:val="22"/>
        </w:rPr>
      </w:pPr>
    </w:p>
    <w:p w14:paraId="093D0811" w14:textId="213EB1D2" w:rsidR="00281ECF" w:rsidRPr="002E0AFB" w:rsidRDefault="00281ECF" w:rsidP="00281ECF">
      <w:pPr>
        <w:pStyle w:val="HTMLPreformatted"/>
        <w:shd w:val="clear" w:color="auto" w:fill="FFFFFF"/>
        <w:ind w:left="912" w:hanging="912"/>
        <w:rPr>
          <w:rFonts w:asciiTheme="minorHAnsi" w:hAnsiTheme="minorHAnsi"/>
          <w:i/>
          <w:sz w:val="22"/>
          <w:szCs w:val="22"/>
        </w:rPr>
      </w:pPr>
      <w:r w:rsidRPr="002E0AFB">
        <w:rPr>
          <w:rFonts w:asciiTheme="minorHAnsi" w:hAnsiTheme="minorHAnsi"/>
          <w:i/>
          <w:sz w:val="22"/>
          <w:szCs w:val="22"/>
        </w:rPr>
        <w:t xml:space="preserve"> [R3 C1]</w:t>
      </w:r>
      <w:r>
        <w:rPr>
          <w:rFonts w:asciiTheme="minorHAnsi" w:hAnsiTheme="minorHAnsi"/>
          <w:i/>
          <w:sz w:val="22"/>
          <w:szCs w:val="22"/>
        </w:rPr>
        <w:tab/>
      </w:r>
      <w:r w:rsidRPr="00B25805">
        <w:rPr>
          <w:rFonts w:asciiTheme="minorHAnsi" w:hAnsiTheme="minorHAnsi"/>
          <w:i/>
          <w:color w:val="4472C4" w:themeColor="accent1"/>
          <w:sz w:val="22"/>
          <w:szCs w:val="22"/>
        </w:rPr>
        <w:tab/>
        <w:t>[Minor points] The clear purpose of this study should be described in Abstract and Introduction.</w:t>
      </w:r>
    </w:p>
    <w:p w14:paraId="056B2F00" w14:textId="77777777" w:rsidR="00281ECF" w:rsidRDefault="00281ECF" w:rsidP="00281ECF">
      <w:pPr>
        <w:pStyle w:val="HTMLPreformatted"/>
        <w:shd w:val="clear" w:color="auto" w:fill="FFFFFF"/>
        <w:rPr>
          <w:rFonts w:asciiTheme="minorHAnsi" w:hAnsiTheme="minorHAnsi"/>
          <w:color w:val="4472C4" w:themeColor="accent1"/>
          <w:sz w:val="22"/>
          <w:szCs w:val="22"/>
        </w:rPr>
      </w:pPr>
    </w:p>
    <w:p w14:paraId="7BF6B6AA" w14:textId="5DCE8E61" w:rsidR="00281ECF" w:rsidRDefault="00281ECF" w:rsidP="00281ECF">
      <w:pPr>
        <w:pStyle w:val="HTMLPreformatted"/>
        <w:shd w:val="clear" w:color="auto" w:fill="FFFFFF"/>
        <w:rPr>
          <w:rFonts w:asciiTheme="minorHAnsi" w:hAnsiTheme="minorHAnsi"/>
          <w:sz w:val="22"/>
          <w:szCs w:val="22"/>
        </w:rPr>
      </w:pPr>
      <w:r>
        <w:rPr>
          <w:rFonts w:asciiTheme="minorHAnsi" w:hAnsiTheme="minorHAnsi"/>
          <w:sz w:val="22"/>
          <w:szCs w:val="22"/>
        </w:rPr>
        <w:tab/>
      </w:r>
      <w:r w:rsidRPr="00AD00C6">
        <w:rPr>
          <w:rFonts w:asciiTheme="minorHAnsi" w:hAnsiTheme="minorHAnsi"/>
          <w:sz w:val="22"/>
          <w:szCs w:val="22"/>
        </w:rPr>
        <w:t>The purpose of this study was added in the Abstract and in the Introduction.</w:t>
      </w:r>
    </w:p>
    <w:p w14:paraId="42CA8348" w14:textId="70CA0E28" w:rsidR="00281ECF" w:rsidRPr="009D1051" w:rsidRDefault="00F86EAA" w:rsidP="00F86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sz w:val="22"/>
        </w:rPr>
      </w:pPr>
      <w:r w:rsidRPr="009D1051">
        <w:rPr>
          <w:rFonts w:eastAsia="Times New Roman" w:cs="Courier New"/>
          <w:sz w:val="22"/>
        </w:rPr>
        <w:t>In the abstract: “The purpose of this study is to understand the functioning of magnetic hammer actuation and control, as well as demonstration the viability of this mechanism for tissue penetration.”</w:t>
      </w:r>
    </w:p>
    <w:p w14:paraId="5CB64521" w14:textId="207D9E5D" w:rsidR="00F86EAA" w:rsidRPr="009D1051" w:rsidRDefault="00F86EAA" w:rsidP="00F86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Courier New"/>
          <w:sz w:val="22"/>
        </w:rPr>
      </w:pPr>
      <w:r w:rsidRPr="009D1051">
        <w:rPr>
          <w:rFonts w:eastAsia="Times New Roman" w:cs="Courier New"/>
          <w:sz w:val="22"/>
        </w:rPr>
        <w:t>In the introduction, the text was modified:”</w:t>
      </w:r>
      <w:r w:rsidRPr="009D1051">
        <w:rPr>
          <w:sz w:val="22"/>
        </w:rPr>
        <w:t xml:space="preserve"> </w:t>
      </w:r>
      <w:r w:rsidRPr="009D1051">
        <w:rPr>
          <w:rFonts w:eastAsia="Times New Roman" w:cs="Courier New"/>
          <w:sz w:val="22"/>
        </w:rPr>
        <w:t>The purpose of this paper is to present and</w:t>
      </w:r>
      <w:r w:rsidR="009D1051" w:rsidRPr="009D1051">
        <w:rPr>
          <w:rFonts w:eastAsia="Times New Roman" w:cs="Courier New"/>
          <w:sz w:val="22"/>
        </w:rPr>
        <w:t xml:space="preserve"> study a method, </w:t>
      </w:r>
      <w:proofErr w:type="gramStart"/>
      <w:r w:rsidR="009D1051" w:rsidRPr="009D1051">
        <w:rPr>
          <w:rFonts w:eastAsia="Times New Roman" w:cs="Courier New"/>
          <w:sz w:val="22"/>
        </w:rPr>
        <w:t xml:space="preserve">denoted  </w:t>
      </w:r>
      <w:r w:rsidRPr="009D1051">
        <w:rPr>
          <w:rFonts w:eastAsia="Times New Roman" w:cs="Courier New"/>
          <w:i/>
          <w:sz w:val="22"/>
        </w:rPr>
        <w:t>magnetic</w:t>
      </w:r>
      <w:proofErr w:type="gramEnd"/>
      <w:r w:rsidRPr="009D1051">
        <w:rPr>
          <w:rFonts w:eastAsia="Times New Roman" w:cs="Courier New"/>
          <w:i/>
          <w:sz w:val="22"/>
        </w:rPr>
        <w:t xml:space="preserve"> hammer actuation</w:t>
      </w:r>
      <w:r w:rsidRPr="009D1051">
        <w:rPr>
          <w:rFonts w:eastAsia="Times New Roman" w:cs="Courier New"/>
          <w:sz w:val="22"/>
        </w:rPr>
        <w:t>, that can generate large pulsed forces for tissue penetration. The paper demonstrate</w:t>
      </w:r>
      <w:r w:rsidR="009D1051">
        <w:rPr>
          <w:rFonts w:eastAsia="Times New Roman" w:cs="Courier New"/>
          <w:sz w:val="22"/>
        </w:rPr>
        <w:t>s</w:t>
      </w:r>
      <w:r w:rsidRPr="009D1051">
        <w:rPr>
          <w:rFonts w:eastAsia="Times New Roman" w:cs="Courier New"/>
          <w:sz w:val="22"/>
        </w:rPr>
        <w:t xml:space="preserve"> the capability of the device to penetrate tissue and show that an MRI scanner is suitable to produce the external magnetic field and gradient necessary for the actuation.</w:t>
      </w:r>
      <w:r w:rsidR="009D1051" w:rsidRPr="009D1051">
        <w:rPr>
          <w:rFonts w:eastAsia="Times New Roman" w:cs="Courier New"/>
          <w:sz w:val="22"/>
        </w:rPr>
        <w:t>”</w:t>
      </w:r>
    </w:p>
    <w:p w14:paraId="33FCD64B" w14:textId="77777777" w:rsidR="004742D1" w:rsidRDefault="004742D1"/>
    <w:p w14:paraId="05A3D45E" w14:textId="77777777" w:rsidR="008B517C" w:rsidRDefault="008B517C"/>
    <w:p w14:paraId="62E11EC7" w14:textId="2EB404D4" w:rsidR="008B517C" w:rsidRDefault="008B517C" w:rsidP="008B517C">
      <w:pPr>
        <w:spacing w:line="0" w:lineRule="atLeast"/>
        <w:rPr>
          <w:rFonts w:ascii="Arial" w:eastAsia="Arial" w:hAnsi="Arial"/>
          <w:b/>
          <w:sz w:val="24"/>
        </w:rPr>
      </w:pPr>
      <w:r>
        <w:rPr>
          <w:rFonts w:ascii="Arial" w:eastAsia="Arial" w:hAnsi="Arial"/>
          <w:b/>
          <w:sz w:val="24"/>
        </w:rPr>
        <w:t>Other modifications:</w:t>
      </w:r>
    </w:p>
    <w:p w14:paraId="446D431A" w14:textId="77777777" w:rsidR="008B517C" w:rsidRDefault="008B517C" w:rsidP="008B517C">
      <w:pPr>
        <w:spacing w:line="0" w:lineRule="atLeast"/>
        <w:rPr>
          <w:rFonts w:ascii="Arial" w:eastAsia="Arial" w:hAnsi="Arial"/>
          <w:b/>
          <w:sz w:val="24"/>
        </w:rPr>
      </w:pPr>
    </w:p>
    <w:p w14:paraId="66AAD618" w14:textId="77777777" w:rsidR="008B517C" w:rsidRPr="002E0AFB" w:rsidRDefault="008B517C" w:rsidP="008B517C">
      <w:pPr>
        <w:pStyle w:val="HTMLPreformatted"/>
        <w:shd w:val="clear" w:color="auto" w:fill="FFFFFF"/>
        <w:rPr>
          <w:rFonts w:asciiTheme="minorHAnsi" w:hAnsiTheme="minorHAnsi"/>
          <w:i/>
          <w:sz w:val="22"/>
          <w:szCs w:val="22"/>
        </w:rPr>
      </w:pPr>
    </w:p>
    <w:p w14:paraId="42E43CD9" w14:textId="2592F078" w:rsidR="008B517C" w:rsidRPr="002E0AFB" w:rsidRDefault="008B517C" w:rsidP="008B517C">
      <w:pPr>
        <w:pStyle w:val="HTMLPreformatted"/>
        <w:shd w:val="clear" w:color="auto" w:fill="FFFFFF"/>
        <w:ind w:left="912" w:hanging="912"/>
        <w:rPr>
          <w:rFonts w:asciiTheme="minorHAnsi" w:hAnsiTheme="minorHAnsi"/>
          <w:i/>
          <w:sz w:val="22"/>
          <w:szCs w:val="22"/>
        </w:rPr>
      </w:pPr>
      <w:r w:rsidRPr="008B517C">
        <w:rPr>
          <w:rFonts w:asciiTheme="minorHAnsi" w:hAnsiTheme="minorHAnsi"/>
          <w:sz w:val="22"/>
          <w:szCs w:val="22"/>
        </w:rPr>
        <w:t xml:space="preserve"> [M1]</w:t>
      </w:r>
      <w:r>
        <w:rPr>
          <w:rFonts w:asciiTheme="minorHAnsi" w:hAnsiTheme="minorHAnsi"/>
          <w:i/>
          <w:sz w:val="22"/>
          <w:szCs w:val="22"/>
        </w:rPr>
        <w:tab/>
      </w:r>
      <w:r>
        <w:rPr>
          <w:rFonts w:asciiTheme="minorHAnsi" w:hAnsiTheme="minorHAnsi"/>
          <w:i/>
          <w:sz w:val="22"/>
          <w:szCs w:val="22"/>
        </w:rPr>
        <w:tab/>
      </w:r>
      <w:r>
        <w:rPr>
          <w:rFonts w:asciiTheme="minorHAnsi" w:hAnsiTheme="minorHAnsi"/>
          <w:sz w:val="22"/>
          <w:szCs w:val="22"/>
        </w:rPr>
        <w:t xml:space="preserve">Section IV.C “Effect of friction” was removed. This section considered that the sphere was rolling inside the tube. Our latest experiments use a permanent magnet sphere. The sphere can therefore no longer roll. In addition, our observations during tests performed inside an MRI scanner concluded that a ferromagnetic sphere has a preferred orientation when placed into the </w:t>
      </w:r>
      <w:proofErr w:type="gramStart"/>
      <w:r>
        <w:rPr>
          <w:rFonts w:asciiTheme="minorHAnsi" w:hAnsiTheme="minorHAnsi"/>
          <w:sz w:val="22"/>
          <w:szCs w:val="22"/>
        </w:rPr>
        <w:t>scanner which</w:t>
      </w:r>
      <w:proofErr w:type="gramEnd"/>
      <w:r>
        <w:rPr>
          <w:rFonts w:asciiTheme="minorHAnsi" w:hAnsiTheme="minorHAnsi"/>
          <w:sz w:val="22"/>
          <w:szCs w:val="22"/>
        </w:rPr>
        <w:t xml:space="preserve"> will reduce or prevent the sphere from rolling. This effect is probably due to the presence of magnetic domains inside ferromagnetic objects.</w:t>
      </w:r>
    </w:p>
    <w:p w14:paraId="415247A6" w14:textId="12669D0E" w:rsidR="008B517C" w:rsidRPr="0087169C" w:rsidRDefault="008B517C" w:rsidP="008B517C">
      <w:pPr>
        <w:pStyle w:val="HTMLPreformatted"/>
        <w:shd w:val="clear" w:color="auto" w:fill="FFFFFF"/>
        <w:rPr>
          <w:color w:val="FF0000"/>
        </w:rPr>
      </w:pPr>
    </w:p>
    <w:p w14:paraId="3283740D" w14:textId="5DF440BC" w:rsidR="008B517C" w:rsidRPr="00701FD6" w:rsidRDefault="00701FD6" w:rsidP="00701FD6">
      <w:pPr>
        <w:ind w:left="900" w:hanging="900"/>
        <w:rPr>
          <w:sz w:val="22"/>
        </w:rPr>
      </w:pPr>
      <w:r w:rsidRPr="00701FD6">
        <w:rPr>
          <w:sz w:val="22"/>
        </w:rPr>
        <w:t>[M2]</w:t>
      </w:r>
      <w:r w:rsidRPr="00701FD6">
        <w:rPr>
          <w:sz w:val="22"/>
        </w:rPr>
        <w:tab/>
        <w:t xml:space="preserve">Section </w:t>
      </w:r>
      <w:proofErr w:type="spellStart"/>
      <w:r w:rsidRPr="00701FD6">
        <w:rPr>
          <w:sz w:val="22"/>
        </w:rPr>
        <w:t>IV.b</w:t>
      </w:r>
      <w:proofErr w:type="spellEnd"/>
      <w:r w:rsidRPr="00701FD6">
        <w:rPr>
          <w:sz w:val="22"/>
        </w:rPr>
        <w:t xml:space="preserve"> was modified. The presented experiment has b</w:t>
      </w:r>
      <w:r>
        <w:rPr>
          <w:sz w:val="22"/>
        </w:rPr>
        <w:t xml:space="preserve">een improved and now includes a </w:t>
      </w:r>
      <w:r w:rsidRPr="00701FD6">
        <w:rPr>
          <w:sz w:val="22"/>
        </w:rPr>
        <w:t xml:space="preserve">laser and </w:t>
      </w:r>
      <w:del w:id="38" w:author="Aaron Becker" w:date="2017-06-04T21:54:00Z">
        <w:r w:rsidRPr="00701FD6" w:rsidDel="00867D4E">
          <w:rPr>
            <w:sz w:val="22"/>
          </w:rPr>
          <w:delText xml:space="preserve"> </w:delText>
        </w:r>
      </w:del>
      <w:r w:rsidRPr="00701FD6">
        <w:rPr>
          <w:sz w:val="22"/>
        </w:rPr>
        <w:t xml:space="preserve">a </w:t>
      </w:r>
      <w:del w:id="39" w:author="Aaron Becker" w:date="2017-06-04T21:54:00Z">
        <w:r w:rsidRPr="00701FD6" w:rsidDel="00867D4E">
          <w:rPr>
            <w:sz w:val="22"/>
          </w:rPr>
          <w:delText xml:space="preserve">  </w:delText>
        </w:r>
      </w:del>
      <w:r w:rsidRPr="00701FD6">
        <w:rPr>
          <w:sz w:val="22"/>
        </w:rPr>
        <w:t>light sensor to measure the velocity of the sphere.</w:t>
      </w:r>
    </w:p>
    <w:sectPr w:rsidR="008B517C" w:rsidRPr="00701F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Leclerc, Julien" w:date="2017-05-26T15:07:00Z" w:initials="LJ">
    <w:p w14:paraId="161D0EF0" w14:textId="77777777" w:rsidR="00811F55" w:rsidRDefault="00811F55" w:rsidP="00281ECF">
      <w:pPr>
        <w:pStyle w:val="CommentText"/>
      </w:pPr>
      <w:r>
        <w:rPr>
          <w:rStyle w:val="CommentReference"/>
        </w:rPr>
        <w:annotationRef/>
      </w:r>
      <w:r>
        <w:t>Modification made in the paper</w:t>
      </w:r>
    </w:p>
  </w:comment>
  <w:comment w:id="22" w:author="Leclerc, Julien" w:date="2017-05-26T15:12:00Z" w:initials="LJ">
    <w:p w14:paraId="73D2D57E" w14:textId="77777777" w:rsidR="00811F55" w:rsidRDefault="00811F55" w:rsidP="00281ECF">
      <w:pPr>
        <w:pStyle w:val="CommentText"/>
      </w:pPr>
      <w:r>
        <w:rPr>
          <w:rStyle w:val="CommentReference"/>
        </w:rPr>
        <w:annotationRef/>
      </w:r>
      <w:r>
        <w:t>Change made in the paper</w:t>
      </w:r>
    </w:p>
    <w:p w14:paraId="7A552779" w14:textId="77777777" w:rsidR="00811F55" w:rsidRDefault="00811F55" w:rsidP="00281ECF">
      <w:pPr>
        <w:pStyle w:val="CommentText"/>
      </w:pPr>
    </w:p>
  </w:comment>
  <w:comment w:id="34" w:author="Leclerc, Julien" w:date="2017-05-26T15:13:00Z" w:initials="LJ">
    <w:p w14:paraId="030492B8" w14:textId="77777777" w:rsidR="00811F55" w:rsidRDefault="00811F55" w:rsidP="00281ECF">
      <w:pPr>
        <w:pStyle w:val="CommentText"/>
      </w:pPr>
      <w:r>
        <w:rPr>
          <w:rStyle w:val="CommentReference"/>
        </w:rPr>
        <w:annotationRef/>
      </w:r>
      <w:r>
        <w:t>Change made in the paper</w:t>
      </w:r>
    </w:p>
  </w:comment>
  <w:comment w:id="35" w:author="Leclerc, Julien" w:date="2017-05-26T15:20:00Z" w:initials="LJ">
    <w:p w14:paraId="617D54BD" w14:textId="77777777" w:rsidR="00811F55" w:rsidRDefault="00811F55" w:rsidP="00281ECF">
      <w:pPr>
        <w:pStyle w:val="CommentText"/>
      </w:pPr>
      <w:r>
        <w:rPr>
          <w:rStyle w:val="CommentReference"/>
        </w:rPr>
        <w:annotationRef/>
      </w:r>
      <w:r>
        <w:t>Change made in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1D0EF0" w15:done="0"/>
  <w15:commentEx w15:paraId="7A552779" w15:done="0"/>
  <w15:commentEx w15:paraId="030492B8" w15:done="0"/>
  <w15:commentEx w15:paraId="617D54B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AE909" w14:textId="77777777" w:rsidR="008D120E" w:rsidRDefault="008D120E" w:rsidP="00321440">
      <w:r>
        <w:separator/>
      </w:r>
    </w:p>
  </w:endnote>
  <w:endnote w:type="continuationSeparator" w:id="0">
    <w:p w14:paraId="58EA3042" w14:textId="77777777" w:rsidR="008D120E" w:rsidRDefault="008D120E" w:rsidP="0032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00000003" w:usb1="00000000" w:usb2="00000000" w:usb3="00000000" w:csb0="00000001" w:csb1="00000000"/>
  </w:font>
  <w:font w:name="HelveticaNeue Condensed">
    <w:altName w:val="Cambria"/>
    <w:panose1 w:val="00000000000000000000"/>
    <w:charset w:val="00"/>
    <w:family w:val="swiss"/>
    <w:notTrueType/>
    <w:pitch w:val="default"/>
    <w:sig w:usb0="00000003" w:usb1="00000000" w:usb2="00000000" w:usb3="00000000" w:csb0="00000001" w:csb1="00000000"/>
  </w:font>
  <w:font w:name="游明朝">
    <w:panose1 w:val="00000000000000000000"/>
    <w:charset w:val="80"/>
    <w:family w:val="roman"/>
    <w:notTrueType/>
    <w:pitch w:val="default"/>
  </w:font>
  <w:font w:name="Lucida Grande">
    <w:altName w:val="Arial"/>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游ゴシック Light">
    <w:panose1 w:val="00000000000000000000"/>
    <w:charset w:val="8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3223C" w14:textId="77777777" w:rsidR="008D120E" w:rsidRDefault="008D120E" w:rsidP="00321440">
      <w:r>
        <w:separator/>
      </w:r>
    </w:p>
  </w:footnote>
  <w:footnote w:type="continuationSeparator" w:id="0">
    <w:p w14:paraId="2BE53A9D" w14:textId="77777777" w:rsidR="008D120E" w:rsidRDefault="008D120E" w:rsidP="0032144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FB3F7A"/>
    <w:multiLevelType w:val="hybridMultilevel"/>
    <w:tmpl w:val="5C465396"/>
    <w:lvl w:ilvl="0" w:tplc="BE64AFF2">
      <w:start w:val="1"/>
      <w:numFmt w:val="decimal"/>
      <w:lvlText w:val="%1)"/>
      <w:lvlJc w:val="left"/>
      <w:pPr>
        <w:ind w:left="1305"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
    <w:nsid w:val="79DF2C21"/>
    <w:multiLevelType w:val="hybridMultilevel"/>
    <w:tmpl w:val="1C08A8EC"/>
    <w:lvl w:ilvl="0" w:tplc="30C416EE">
      <w:start w:val="1"/>
      <w:numFmt w:val="decimal"/>
      <w:lvlText w:val="%1)"/>
      <w:lvlJc w:val="left"/>
      <w:pPr>
        <w:ind w:left="1300" w:hanging="360"/>
      </w:pPr>
      <w:rPr>
        <w:rFonts w:hint="default"/>
      </w:r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clerc, Julien">
    <w15:presenceInfo w15:providerId="AD" w15:userId="S-1-5-21-944278203-3023816869-1453745740-2780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8C0"/>
    <w:rsid w:val="00036399"/>
    <w:rsid w:val="000524B8"/>
    <w:rsid w:val="00072615"/>
    <w:rsid w:val="000A1DCA"/>
    <w:rsid w:val="000B4B3E"/>
    <w:rsid w:val="000C32DA"/>
    <w:rsid w:val="000F2CE2"/>
    <w:rsid w:val="00105794"/>
    <w:rsid w:val="00112A13"/>
    <w:rsid w:val="0013461C"/>
    <w:rsid w:val="001521B9"/>
    <w:rsid w:val="00157E79"/>
    <w:rsid w:val="00162A83"/>
    <w:rsid w:val="001750AC"/>
    <w:rsid w:val="001B3B4E"/>
    <w:rsid w:val="001F2705"/>
    <w:rsid w:val="00221B13"/>
    <w:rsid w:val="002431AD"/>
    <w:rsid w:val="00260E8F"/>
    <w:rsid w:val="00267E6B"/>
    <w:rsid w:val="00281ECF"/>
    <w:rsid w:val="00321440"/>
    <w:rsid w:val="003336C1"/>
    <w:rsid w:val="00335DA3"/>
    <w:rsid w:val="00343F57"/>
    <w:rsid w:val="00363C4F"/>
    <w:rsid w:val="003F41A5"/>
    <w:rsid w:val="003F6066"/>
    <w:rsid w:val="00426958"/>
    <w:rsid w:val="004629F4"/>
    <w:rsid w:val="00471306"/>
    <w:rsid w:val="004742D1"/>
    <w:rsid w:val="00492551"/>
    <w:rsid w:val="004C71A5"/>
    <w:rsid w:val="00575A8F"/>
    <w:rsid w:val="00580418"/>
    <w:rsid w:val="00581EC6"/>
    <w:rsid w:val="005C0E1D"/>
    <w:rsid w:val="005E6A8C"/>
    <w:rsid w:val="005F5E47"/>
    <w:rsid w:val="0061097A"/>
    <w:rsid w:val="006572DC"/>
    <w:rsid w:val="00676F7E"/>
    <w:rsid w:val="00686065"/>
    <w:rsid w:val="00692A43"/>
    <w:rsid w:val="006A7079"/>
    <w:rsid w:val="006D218F"/>
    <w:rsid w:val="006D667A"/>
    <w:rsid w:val="006E5C2B"/>
    <w:rsid w:val="00701FD6"/>
    <w:rsid w:val="00782818"/>
    <w:rsid w:val="00790259"/>
    <w:rsid w:val="007B27EF"/>
    <w:rsid w:val="007F2B86"/>
    <w:rsid w:val="00811F55"/>
    <w:rsid w:val="008429BB"/>
    <w:rsid w:val="00867D4E"/>
    <w:rsid w:val="00886DFA"/>
    <w:rsid w:val="00891BB2"/>
    <w:rsid w:val="008B04FF"/>
    <w:rsid w:val="008B517C"/>
    <w:rsid w:val="008D120E"/>
    <w:rsid w:val="008F1219"/>
    <w:rsid w:val="008F5B56"/>
    <w:rsid w:val="00904DE8"/>
    <w:rsid w:val="00907236"/>
    <w:rsid w:val="00952E72"/>
    <w:rsid w:val="00977CAA"/>
    <w:rsid w:val="009B0659"/>
    <w:rsid w:val="009C12C0"/>
    <w:rsid w:val="009D1051"/>
    <w:rsid w:val="009F7CC3"/>
    <w:rsid w:val="00A06F9F"/>
    <w:rsid w:val="00A52676"/>
    <w:rsid w:val="00A655CD"/>
    <w:rsid w:val="00A7525C"/>
    <w:rsid w:val="00A84719"/>
    <w:rsid w:val="00A868EA"/>
    <w:rsid w:val="00A91B1F"/>
    <w:rsid w:val="00AB5760"/>
    <w:rsid w:val="00AC07AD"/>
    <w:rsid w:val="00AC158D"/>
    <w:rsid w:val="00B25805"/>
    <w:rsid w:val="00B356F9"/>
    <w:rsid w:val="00B66761"/>
    <w:rsid w:val="00B91C7F"/>
    <w:rsid w:val="00B95444"/>
    <w:rsid w:val="00BB654D"/>
    <w:rsid w:val="00BB706F"/>
    <w:rsid w:val="00BD3C95"/>
    <w:rsid w:val="00BF41F6"/>
    <w:rsid w:val="00BF62BD"/>
    <w:rsid w:val="00C25239"/>
    <w:rsid w:val="00CA09A8"/>
    <w:rsid w:val="00CB66B9"/>
    <w:rsid w:val="00CC0AB3"/>
    <w:rsid w:val="00D021CD"/>
    <w:rsid w:val="00D03B73"/>
    <w:rsid w:val="00DC58C0"/>
    <w:rsid w:val="00E22A4D"/>
    <w:rsid w:val="00E245D0"/>
    <w:rsid w:val="00E474EB"/>
    <w:rsid w:val="00E51BA6"/>
    <w:rsid w:val="00E727E3"/>
    <w:rsid w:val="00EA29FD"/>
    <w:rsid w:val="00EA2C7B"/>
    <w:rsid w:val="00EE1869"/>
    <w:rsid w:val="00EF27E9"/>
    <w:rsid w:val="00EF4AB3"/>
    <w:rsid w:val="00F26255"/>
    <w:rsid w:val="00F54D99"/>
    <w:rsid w:val="00F86EAA"/>
    <w:rsid w:val="00FA7BEA"/>
    <w:rsid w:val="00FD33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33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2D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B654D"/>
    <w:rPr>
      <w:rFonts w:ascii="Consolas" w:hAnsi="Consolas" w:cs="Times New Roman"/>
      <w:sz w:val="21"/>
      <w:szCs w:val="21"/>
    </w:rPr>
  </w:style>
  <w:style w:type="character" w:customStyle="1" w:styleId="PlainTextChar">
    <w:name w:val="Plain Text Char"/>
    <w:basedOn w:val="DefaultParagraphFont"/>
    <w:link w:val="PlainText"/>
    <w:uiPriority w:val="99"/>
    <w:rsid w:val="00BB654D"/>
    <w:rPr>
      <w:rFonts w:ascii="Consolas" w:eastAsia="Calibri" w:hAnsi="Consolas" w:cs="Times New Roman"/>
      <w:sz w:val="21"/>
      <w:szCs w:val="21"/>
    </w:rPr>
  </w:style>
  <w:style w:type="paragraph" w:styleId="Header">
    <w:name w:val="header"/>
    <w:basedOn w:val="Normal"/>
    <w:link w:val="HeaderChar"/>
    <w:uiPriority w:val="99"/>
    <w:unhideWhenUsed/>
    <w:rsid w:val="00321440"/>
    <w:pPr>
      <w:tabs>
        <w:tab w:val="center" w:pos="4320"/>
        <w:tab w:val="right" w:pos="8640"/>
      </w:tabs>
    </w:pPr>
  </w:style>
  <w:style w:type="character" w:customStyle="1" w:styleId="HeaderChar">
    <w:name w:val="Header Char"/>
    <w:basedOn w:val="DefaultParagraphFont"/>
    <w:link w:val="Header"/>
    <w:uiPriority w:val="99"/>
    <w:rsid w:val="00321440"/>
    <w:rPr>
      <w:rFonts w:ascii="Calibri" w:eastAsia="Calibri" w:hAnsi="Calibri" w:cs="Arial"/>
      <w:sz w:val="20"/>
      <w:szCs w:val="20"/>
    </w:rPr>
  </w:style>
  <w:style w:type="paragraph" w:styleId="Footer">
    <w:name w:val="footer"/>
    <w:basedOn w:val="Normal"/>
    <w:link w:val="FooterChar"/>
    <w:uiPriority w:val="99"/>
    <w:unhideWhenUsed/>
    <w:rsid w:val="00321440"/>
    <w:pPr>
      <w:tabs>
        <w:tab w:val="center" w:pos="4320"/>
        <w:tab w:val="right" w:pos="8640"/>
      </w:tabs>
    </w:pPr>
  </w:style>
  <w:style w:type="character" w:customStyle="1" w:styleId="FooterChar">
    <w:name w:val="Footer Char"/>
    <w:basedOn w:val="DefaultParagraphFont"/>
    <w:link w:val="Footer"/>
    <w:uiPriority w:val="99"/>
    <w:rsid w:val="00321440"/>
    <w:rPr>
      <w:rFonts w:ascii="Calibri" w:eastAsia="Calibri" w:hAnsi="Calibri" w:cs="Arial"/>
      <w:sz w:val="20"/>
      <w:szCs w:val="20"/>
    </w:rPr>
  </w:style>
  <w:style w:type="paragraph" w:customStyle="1" w:styleId="CM1">
    <w:name w:val="CM1"/>
    <w:basedOn w:val="Normal"/>
    <w:next w:val="Normal"/>
    <w:uiPriority w:val="99"/>
    <w:rsid w:val="00321440"/>
    <w:pPr>
      <w:widowControl w:val="0"/>
      <w:autoSpaceDE w:val="0"/>
      <w:autoSpaceDN w:val="0"/>
      <w:adjustRightInd w:val="0"/>
      <w:spacing w:line="220" w:lineRule="atLeast"/>
    </w:pPr>
    <w:rPr>
      <w:rFonts w:ascii="HelveticaNeue Condensed" w:eastAsiaTheme="minorEastAsia" w:hAnsi="HelveticaNeue Condensed" w:cstheme="minorBidi"/>
      <w:sz w:val="24"/>
      <w:szCs w:val="24"/>
    </w:rPr>
  </w:style>
  <w:style w:type="paragraph" w:styleId="BalloonText">
    <w:name w:val="Balloon Text"/>
    <w:basedOn w:val="Normal"/>
    <w:link w:val="BalloonTextChar"/>
    <w:uiPriority w:val="99"/>
    <w:semiHidden/>
    <w:unhideWhenUsed/>
    <w:rsid w:val="003214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1440"/>
    <w:rPr>
      <w:rFonts w:ascii="Lucida Grande" w:eastAsia="Calibri" w:hAnsi="Lucida Grande" w:cs="Lucida Grande"/>
      <w:sz w:val="18"/>
      <w:szCs w:val="18"/>
    </w:rPr>
  </w:style>
  <w:style w:type="character" w:styleId="Hyperlink">
    <w:name w:val="Hyperlink"/>
    <w:basedOn w:val="DefaultParagraphFont"/>
    <w:uiPriority w:val="99"/>
    <w:rsid w:val="00321440"/>
    <w:rPr>
      <w:color w:val="0000FF"/>
      <w:u w:val="single"/>
    </w:rPr>
  </w:style>
  <w:style w:type="character" w:styleId="CommentReference">
    <w:name w:val="annotation reference"/>
    <w:basedOn w:val="DefaultParagraphFont"/>
    <w:uiPriority w:val="99"/>
    <w:semiHidden/>
    <w:unhideWhenUsed/>
    <w:rsid w:val="00281ECF"/>
    <w:rPr>
      <w:sz w:val="16"/>
      <w:szCs w:val="16"/>
    </w:rPr>
  </w:style>
  <w:style w:type="paragraph" w:styleId="CommentText">
    <w:name w:val="annotation text"/>
    <w:basedOn w:val="Normal"/>
    <w:link w:val="CommentTextChar"/>
    <w:uiPriority w:val="99"/>
    <w:semiHidden/>
    <w:unhideWhenUsed/>
    <w:rsid w:val="00281ECF"/>
    <w:pPr>
      <w:spacing w:after="160"/>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sid w:val="00281ECF"/>
    <w:rPr>
      <w:sz w:val="20"/>
      <w:szCs w:val="20"/>
    </w:rPr>
  </w:style>
  <w:style w:type="paragraph" w:styleId="HTMLPreformatted">
    <w:name w:val="HTML Preformatted"/>
    <w:basedOn w:val="Normal"/>
    <w:link w:val="HTMLPreformattedChar"/>
    <w:uiPriority w:val="99"/>
    <w:unhideWhenUsed/>
    <w:rsid w:val="00281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281ECF"/>
    <w:rPr>
      <w:rFonts w:ascii="Courier New" w:eastAsia="Times New Roman" w:hAnsi="Courier New" w:cs="Courier New"/>
      <w:sz w:val="20"/>
      <w:szCs w:val="20"/>
    </w:rPr>
  </w:style>
  <w:style w:type="paragraph" w:styleId="Caption">
    <w:name w:val="caption"/>
    <w:basedOn w:val="Normal"/>
    <w:next w:val="Normal"/>
    <w:uiPriority w:val="35"/>
    <w:unhideWhenUsed/>
    <w:qFormat/>
    <w:rsid w:val="00867D4E"/>
    <w:pPr>
      <w:spacing w:after="200"/>
    </w:pPr>
    <w:rPr>
      <w:b/>
      <w:bCs/>
      <w:color w:val="4472C4"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2D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B654D"/>
    <w:rPr>
      <w:rFonts w:ascii="Consolas" w:hAnsi="Consolas" w:cs="Times New Roman"/>
      <w:sz w:val="21"/>
      <w:szCs w:val="21"/>
    </w:rPr>
  </w:style>
  <w:style w:type="character" w:customStyle="1" w:styleId="PlainTextChar">
    <w:name w:val="Plain Text Char"/>
    <w:basedOn w:val="DefaultParagraphFont"/>
    <w:link w:val="PlainText"/>
    <w:uiPriority w:val="99"/>
    <w:rsid w:val="00BB654D"/>
    <w:rPr>
      <w:rFonts w:ascii="Consolas" w:eastAsia="Calibri" w:hAnsi="Consolas" w:cs="Times New Roman"/>
      <w:sz w:val="21"/>
      <w:szCs w:val="21"/>
    </w:rPr>
  </w:style>
  <w:style w:type="paragraph" w:styleId="Header">
    <w:name w:val="header"/>
    <w:basedOn w:val="Normal"/>
    <w:link w:val="HeaderChar"/>
    <w:uiPriority w:val="99"/>
    <w:unhideWhenUsed/>
    <w:rsid w:val="00321440"/>
    <w:pPr>
      <w:tabs>
        <w:tab w:val="center" w:pos="4320"/>
        <w:tab w:val="right" w:pos="8640"/>
      </w:tabs>
    </w:pPr>
  </w:style>
  <w:style w:type="character" w:customStyle="1" w:styleId="HeaderChar">
    <w:name w:val="Header Char"/>
    <w:basedOn w:val="DefaultParagraphFont"/>
    <w:link w:val="Header"/>
    <w:uiPriority w:val="99"/>
    <w:rsid w:val="00321440"/>
    <w:rPr>
      <w:rFonts w:ascii="Calibri" w:eastAsia="Calibri" w:hAnsi="Calibri" w:cs="Arial"/>
      <w:sz w:val="20"/>
      <w:szCs w:val="20"/>
    </w:rPr>
  </w:style>
  <w:style w:type="paragraph" w:styleId="Footer">
    <w:name w:val="footer"/>
    <w:basedOn w:val="Normal"/>
    <w:link w:val="FooterChar"/>
    <w:uiPriority w:val="99"/>
    <w:unhideWhenUsed/>
    <w:rsid w:val="00321440"/>
    <w:pPr>
      <w:tabs>
        <w:tab w:val="center" w:pos="4320"/>
        <w:tab w:val="right" w:pos="8640"/>
      </w:tabs>
    </w:pPr>
  </w:style>
  <w:style w:type="character" w:customStyle="1" w:styleId="FooterChar">
    <w:name w:val="Footer Char"/>
    <w:basedOn w:val="DefaultParagraphFont"/>
    <w:link w:val="Footer"/>
    <w:uiPriority w:val="99"/>
    <w:rsid w:val="00321440"/>
    <w:rPr>
      <w:rFonts w:ascii="Calibri" w:eastAsia="Calibri" w:hAnsi="Calibri" w:cs="Arial"/>
      <w:sz w:val="20"/>
      <w:szCs w:val="20"/>
    </w:rPr>
  </w:style>
  <w:style w:type="paragraph" w:customStyle="1" w:styleId="CM1">
    <w:name w:val="CM1"/>
    <w:basedOn w:val="Normal"/>
    <w:next w:val="Normal"/>
    <w:uiPriority w:val="99"/>
    <w:rsid w:val="00321440"/>
    <w:pPr>
      <w:widowControl w:val="0"/>
      <w:autoSpaceDE w:val="0"/>
      <w:autoSpaceDN w:val="0"/>
      <w:adjustRightInd w:val="0"/>
      <w:spacing w:line="220" w:lineRule="atLeast"/>
    </w:pPr>
    <w:rPr>
      <w:rFonts w:ascii="HelveticaNeue Condensed" w:eastAsiaTheme="minorEastAsia" w:hAnsi="HelveticaNeue Condensed" w:cstheme="minorBidi"/>
      <w:sz w:val="24"/>
      <w:szCs w:val="24"/>
    </w:rPr>
  </w:style>
  <w:style w:type="paragraph" w:styleId="BalloonText">
    <w:name w:val="Balloon Text"/>
    <w:basedOn w:val="Normal"/>
    <w:link w:val="BalloonTextChar"/>
    <w:uiPriority w:val="99"/>
    <w:semiHidden/>
    <w:unhideWhenUsed/>
    <w:rsid w:val="003214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1440"/>
    <w:rPr>
      <w:rFonts w:ascii="Lucida Grande" w:eastAsia="Calibri" w:hAnsi="Lucida Grande" w:cs="Lucida Grande"/>
      <w:sz w:val="18"/>
      <w:szCs w:val="18"/>
    </w:rPr>
  </w:style>
  <w:style w:type="character" w:styleId="Hyperlink">
    <w:name w:val="Hyperlink"/>
    <w:basedOn w:val="DefaultParagraphFont"/>
    <w:uiPriority w:val="99"/>
    <w:rsid w:val="00321440"/>
    <w:rPr>
      <w:color w:val="0000FF"/>
      <w:u w:val="single"/>
    </w:rPr>
  </w:style>
  <w:style w:type="character" w:styleId="CommentReference">
    <w:name w:val="annotation reference"/>
    <w:basedOn w:val="DefaultParagraphFont"/>
    <w:uiPriority w:val="99"/>
    <w:semiHidden/>
    <w:unhideWhenUsed/>
    <w:rsid w:val="00281ECF"/>
    <w:rPr>
      <w:sz w:val="16"/>
      <w:szCs w:val="16"/>
    </w:rPr>
  </w:style>
  <w:style w:type="paragraph" w:styleId="CommentText">
    <w:name w:val="annotation text"/>
    <w:basedOn w:val="Normal"/>
    <w:link w:val="CommentTextChar"/>
    <w:uiPriority w:val="99"/>
    <w:semiHidden/>
    <w:unhideWhenUsed/>
    <w:rsid w:val="00281ECF"/>
    <w:pPr>
      <w:spacing w:after="160"/>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sid w:val="00281ECF"/>
    <w:rPr>
      <w:sz w:val="20"/>
      <w:szCs w:val="20"/>
    </w:rPr>
  </w:style>
  <w:style w:type="paragraph" w:styleId="HTMLPreformatted">
    <w:name w:val="HTML Preformatted"/>
    <w:basedOn w:val="Normal"/>
    <w:link w:val="HTMLPreformattedChar"/>
    <w:uiPriority w:val="99"/>
    <w:unhideWhenUsed/>
    <w:rsid w:val="00281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281ECF"/>
    <w:rPr>
      <w:rFonts w:ascii="Courier New" w:eastAsia="Times New Roman" w:hAnsi="Courier New" w:cs="Courier New"/>
      <w:sz w:val="20"/>
      <w:szCs w:val="20"/>
    </w:rPr>
  </w:style>
  <w:style w:type="paragraph" w:styleId="Caption">
    <w:name w:val="caption"/>
    <w:basedOn w:val="Normal"/>
    <w:next w:val="Normal"/>
    <w:uiPriority w:val="35"/>
    <w:unhideWhenUsed/>
    <w:qFormat/>
    <w:rsid w:val="00867D4E"/>
    <w:pPr>
      <w:spacing w:after="200"/>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057815">
      <w:bodyDiv w:val="1"/>
      <w:marLeft w:val="0"/>
      <w:marRight w:val="0"/>
      <w:marTop w:val="0"/>
      <w:marBottom w:val="0"/>
      <w:divBdr>
        <w:top w:val="none" w:sz="0" w:space="0" w:color="auto"/>
        <w:left w:val="none" w:sz="0" w:space="0" w:color="auto"/>
        <w:bottom w:val="none" w:sz="0" w:space="0" w:color="auto"/>
        <w:right w:val="none" w:sz="0" w:space="0" w:color="auto"/>
      </w:divBdr>
      <w:divsChild>
        <w:div w:id="1220822537">
          <w:marLeft w:val="0"/>
          <w:marRight w:val="0"/>
          <w:marTop w:val="0"/>
          <w:marBottom w:val="0"/>
          <w:divBdr>
            <w:top w:val="none" w:sz="0" w:space="0" w:color="auto"/>
            <w:left w:val="none" w:sz="0" w:space="0" w:color="auto"/>
            <w:bottom w:val="none" w:sz="0" w:space="0" w:color="auto"/>
            <w:right w:val="none" w:sz="0" w:space="0" w:color="auto"/>
          </w:divBdr>
          <w:divsChild>
            <w:div w:id="1610504947">
              <w:marLeft w:val="-6000"/>
              <w:marRight w:val="0"/>
              <w:marTop w:val="60"/>
              <w:marBottom w:val="0"/>
              <w:divBdr>
                <w:top w:val="none" w:sz="0" w:space="0" w:color="auto"/>
                <w:left w:val="none" w:sz="0" w:space="0" w:color="auto"/>
                <w:bottom w:val="single" w:sz="6" w:space="7" w:color="E5E5E5"/>
                <w:right w:val="none" w:sz="0" w:space="0" w:color="auto"/>
              </w:divBdr>
              <w:divsChild>
                <w:div w:id="499734936">
                  <w:marLeft w:val="0"/>
                  <w:marRight w:val="0"/>
                  <w:marTop w:val="0"/>
                  <w:marBottom w:val="0"/>
                  <w:divBdr>
                    <w:top w:val="none" w:sz="0" w:space="0" w:color="auto"/>
                    <w:left w:val="none" w:sz="0" w:space="0" w:color="auto"/>
                    <w:bottom w:val="none" w:sz="0" w:space="0" w:color="auto"/>
                    <w:right w:val="none" w:sz="0" w:space="0" w:color="auto"/>
                  </w:divBdr>
                  <w:divsChild>
                    <w:div w:id="172838925">
                      <w:marLeft w:val="0"/>
                      <w:marRight w:val="0"/>
                      <w:marTop w:val="0"/>
                      <w:marBottom w:val="0"/>
                      <w:divBdr>
                        <w:top w:val="none" w:sz="0" w:space="0" w:color="auto"/>
                        <w:left w:val="none" w:sz="0" w:space="0" w:color="auto"/>
                        <w:bottom w:val="none" w:sz="0" w:space="0" w:color="auto"/>
                        <w:right w:val="none" w:sz="0" w:space="0" w:color="auto"/>
                      </w:divBdr>
                      <w:divsChild>
                        <w:div w:id="1229465010">
                          <w:marLeft w:val="0"/>
                          <w:marRight w:val="0"/>
                          <w:marTop w:val="0"/>
                          <w:marBottom w:val="0"/>
                          <w:divBdr>
                            <w:top w:val="none" w:sz="0" w:space="0" w:color="auto"/>
                            <w:left w:val="none" w:sz="0" w:space="0" w:color="auto"/>
                            <w:bottom w:val="none" w:sz="0" w:space="0" w:color="auto"/>
                            <w:right w:val="none" w:sz="0" w:space="0" w:color="auto"/>
                          </w:divBdr>
                          <w:divsChild>
                            <w:div w:id="206993319">
                              <w:marLeft w:val="45"/>
                              <w:marRight w:val="0"/>
                              <w:marTop w:val="0"/>
                              <w:marBottom w:val="0"/>
                              <w:divBdr>
                                <w:top w:val="none" w:sz="0" w:space="0" w:color="auto"/>
                                <w:left w:val="none" w:sz="0" w:space="0" w:color="auto"/>
                                <w:bottom w:val="none" w:sz="0" w:space="0" w:color="auto"/>
                                <w:right w:val="none" w:sz="0" w:space="0" w:color="auto"/>
                              </w:divBdr>
                            </w:div>
                            <w:div w:id="629094452">
                              <w:marLeft w:val="-15"/>
                              <w:marRight w:val="240"/>
                              <w:marTop w:val="0"/>
                              <w:marBottom w:val="0"/>
                              <w:divBdr>
                                <w:top w:val="none" w:sz="0" w:space="0" w:color="auto"/>
                                <w:left w:val="none" w:sz="0" w:space="0" w:color="auto"/>
                                <w:bottom w:val="none" w:sz="0" w:space="0" w:color="auto"/>
                                <w:right w:val="none" w:sz="0" w:space="0" w:color="auto"/>
                              </w:divBdr>
                              <w:divsChild>
                                <w:div w:id="187808203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909197403">
                          <w:marLeft w:val="0"/>
                          <w:marRight w:val="0"/>
                          <w:marTop w:val="0"/>
                          <w:marBottom w:val="0"/>
                          <w:divBdr>
                            <w:top w:val="none" w:sz="0" w:space="0" w:color="auto"/>
                            <w:left w:val="none" w:sz="0" w:space="0" w:color="auto"/>
                            <w:bottom w:val="none" w:sz="0" w:space="0" w:color="auto"/>
                            <w:right w:val="none" w:sz="0" w:space="0" w:color="auto"/>
                          </w:divBdr>
                          <w:divsChild>
                            <w:div w:id="827555023">
                              <w:marLeft w:val="0"/>
                              <w:marRight w:val="240"/>
                              <w:marTop w:val="0"/>
                              <w:marBottom w:val="0"/>
                              <w:divBdr>
                                <w:top w:val="none" w:sz="0" w:space="0" w:color="auto"/>
                                <w:left w:val="none" w:sz="0" w:space="0" w:color="auto"/>
                                <w:bottom w:val="none" w:sz="0" w:space="0" w:color="auto"/>
                                <w:right w:val="none" w:sz="0" w:space="0" w:color="auto"/>
                              </w:divBdr>
                              <w:divsChild>
                                <w:div w:id="70826387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061560">
                  <w:marLeft w:val="0"/>
                  <w:marRight w:val="0"/>
                  <w:marTop w:val="0"/>
                  <w:marBottom w:val="0"/>
                  <w:divBdr>
                    <w:top w:val="none" w:sz="0" w:space="0" w:color="auto"/>
                    <w:left w:val="none" w:sz="0" w:space="0" w:color="auto"/>
                    <w:bottom w:val="none" w:sz="0" w:space="0" w:color="auto"/>
                    <w:right w:val="none" w:sz="0" w:space="0" w:color="auto"/>
                  </w:divBdr>
                  <w:divsChild>
                    <w:div w:id="796332459">
                      <w:marLeft w:val="-15"/>
                      <w:marRight w:val="0"/>
                      <w:marTop w:val="0"/>
                      <w:marBottom w:val="0"/>
                      <w:divBdr>
                        <w:top w:val="none" w:sz="0" w:space="0" w:color="auto"/>
                        <w:left w:val="none" w:sz="0" w:space="0" w:color="auto"/>
                        <w:bottom w:val="none" w:sz="0" w:space="0" w:color="auto"/>
                        <w:right w:val="none" w:sz="0" w:space="0" w:color="auto"/>
                      </w:divBdr>
                    </w:div>
                  </w:divsChild>
                </w:div>
                <w:div w:id="456024880">
                  <w:marLeft w:val="0"/>
                  <w:marRight w:val="0"/>
                  <w:marTop w:val="0"/>
                  <w:marBottom w:val="0"/>
                  <w:divBdr>
                    <w:top w:val="none" w:sz="0" w:space="0" w:color="auto"/>
                    <w:left w:val="none" w:sz="0" w:space="0" w:color="auto"/>
                    <w:bottom w:val="none" w:sz="0" w:space="0" w:color="auto"/>
                    <w:right w:val="none" w:sz="0" w:space="0" w:color="auto"/>
                  </w:divBdr>
                  <w:divsChild>
                    <w:div w:id="741945598">
                      <w:marLeft w:val="240"/>
                      <w:marRight w:val="0"/>
                      <w:marTop w:val="0"/>
                      <w:marBottom w:val="0"/>
                      <w:divBdr>
                        <w:top w:val="none" w:sz="0" w:space="0" w:color="auto"/>
                        <w:left w:val="none" w:sz="0" w:space="0" w:color="auto"/>
                        <w:bottom w:val="none" w:sz="0" w:space="0" w:color="auto"/>
                        <w:right w:val="none" w:sz="0" w:space="0" w:color="auto"/>
                      </w:divBdr>
                      <w:divsChild>
                        <w:div w:id="26057127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723771">
          <w:marLeft w:val="0"/>
          <w:marRight w:val="0"/>
          <w:marTop w:val="0"/>
          <w:marBottom w:val="0"/>
          <w:divBdr>
            <w:top w:val="none" w:sz="0" w:space="0" w:color="auto"/>
            <w:left w:val="none" w:sz="0" w:space="0" w:color="auto"/>
            <w:bottom w:val="none" w:sz="0" w:space="0" w:color="auto"/>
            <w:right w:val="none" w:sz="0" w:space="0" w:color="auto"/>
          </w:divBdr>
          <w:divsChild>
            <w:div w:id="1711103643">
              <w:marLeft w:val="0"/>
              <w:marRight w:val="0"/>
              <w:marTop w:val="0"/>
              <w:marBottom w:val="0"/>
              <w:divBdr>
                <w:top w:val="none" w:sz="0" w:space="0" w:color="auto"/>
                <w:left w:val="none" w:sz="0" w:space="0" w:color="auto"/>
                <w:bottom w:val="none" w:sz="0" w:space="0" w:color="auto"/>
                <w:right w:val="none" w:sz="0" w:space="0" w:color="auto"/>
              </w:divBdr>
              <w:divsChild>
                <w:div w:id="344132561">
                  <w:marLeft w:val="0"/>
                  <w:marRight w:val="0"/>
                  <w:marTop w:val="0"/>
                  <w:marBottom w:val="0"/>
                  <w:divBdr>
                    <w:top w:val="none" w:sz="0" w:space="0" w:color="auto"/>
                    <w:left w:val="none" w:sz="0" w:space="0" w:color="auto"/>
                    <w:bottom w:val="none" w:sz="0" w:space="0" w:color="auto"/>
                    <w:right w:val="none" w:sz="0" w:space="0" w:color="auto"/>
                  </w:divBdr>
                  <w:divsChild>
                    <w:div w:id="1627926352">
                      <w:marLeft w:val="0"/>
                      <w:marRight w:val="0"/>
                      <w:marTop w:val="0"/>
                      <w:marBottom w:val="0"/>
                      <w:divBdr>
                        <w:top w:val="none" w:sz="0" w:space="0" w:color="auto"/>
                        <w:left w:val="none" w:sz="0" w:space="0" w:color="auto"/>
                        <w:bottom w:val="none" w:sz="0" w:space="0" w:color="auto"/>
                        <w:right w:val="none" w:sz="0" w:space="0" w:color="auto"/>
                      </w:divBdr>
                      <w:divsChild>
                        <w:div w:id="716854033">
                          <w:marLeft w:val="0"/>
                          <w:marRight w:val="0"/>
                          <w:marTop w:val="0"/>
                          <w:marBottom w:val="0"/>
                          <w:divBdr>
                            <w:top w:val="none" w:sz="0" w:space="0" w:color="auto"/>
                            <w:left w:val="none" w:sz="0" w:space="0" w:color="auto"/>
                            <w:bottom w:val="none" w:sz="0" w:space="0" w:color="auto"/>
                            <w:right w:val="none" w:sz="0" w:space="0" w:color="auto"/>
                          </w:divBdr>
                          <w:divsChild>
                            <w:div w:id="823544568">
                              <w:marLeft w:val="0"/>
                              <w:marRight w:val="0"/>
                              <w:marTop w:val="0"/>
                              <w:marBottom w:val="0"/>
                              <w:divBdr>
                                <w:top w:val="none" w:sz="0" w:space="0" w:color="auto"/>
                                <w:left w:val="none" w:sz="0" w:space="0" w:color="auto"/>
                                <w:bottom w:val="none" w:sz="0" w:space="0" w:color="auto"/>
                                <w:right w:val="none" w:sz="0" w:space="0" w:color="auto"/>
                              </w:divBdr>
                              <w:divsChild>
                                <w:div w:id="857891283">
                                  <w:marLeft w:val="0"/>
                                  <w:marRight w:val="450"/>
                                  <w:marTop w:val="0"/>
                                  <w:marBottom w:val="0"/>
                                  <w:divBdr>
                                    <w:top w:val="none" w:sz="0" w:space="0" w:color="auto"/>
                                    <w:left w:val="none" w:sz="0" w:space="0" w:color="auto"/>
                                    <w:bottom w:val="none" w:sz="0" w:space="0" w:color="auto"/>
                                    <w:right w:val="none" w:sz="0" w:space="0" w:color="auto"/>
                                  </w:divBdr>
                                  <w:divsChild>
                                    <w:div w:id="1839734060">
                                      <w:marLeft w:val="0"/>
                                      <w:marRight w:val="0"/>
                                      <w:marTop w:val="0"/>
                                      <w:marBottom w:val="0"/>
                                      <w:divBdr>
                                        <w:top w:val="none" w:sz="0" w:space="0" w:color="auto"/>
                                        <w:left w:val="none" w:sz="0" w:space="0" w:color="auto"/>
                                        <w:bottom w:val="none" w:sz="0" w:space="0" w:color="auto"/>
                                        <w:right w:val="none" w:sz="0" w:space="0" w:color="auto"/>
                                      </w:divBdr>
                                      <w:divsChild>
                                        <w:div w:id="466244461">
                                          <w:marLeft w:val="0"/>
                                          <w:marRight w:val="0"/>
                                          <w:marTop w:val="0"/>
                                          <w:marBottom w:val="0"/>
                                          <w:divBdr>
                                            <w:top w:val="none" w:sz="0" w:space="0" w:color="auto"/>
                                            <w:left w:val="none" w:sz="0" w:space="0" w:color="auto"/>
                                            <w:bottom w:val="none" w:sz="0" w:space="0" w:color="auto"/>
                                            <w:right w:val="none" w:sz="0" w:space="0" w:color="auto"/>
                                          </w:divBdr>
                                          <w:divsChild>
                                            <w:div w:id="2052457086">
                                              <w:marLeft w:val="0"/>
                                              <w:marRight w:val="0"/>
                                              <w:marTop w:val="0"/>
                                              <w:marBottom w:val="0"/>
                                              <w:divBdr>
                                                <w:top w:val="none" w:sz="0" w:space="0" w:color="auto"/>
                                                <w:left w:val="none" w:sz="0" w:space="0" w:color="auto"/>
                                                <w:bottom w:val="none" w:sz="0" w:space="0" w:color="auto"/>
                                                <w:right w:val="none" w:sz="0" w:space="0" w:color="auto"/>
                                              </w:divBdr>
                                              <w:divsChild>
                                                <w:div w:id="1752458649">
                                                  <w:marLeft w:val="0"/>
                                                  <w:marRight w:val="15"/>
                                                  <w:marTop w:val="0"/>
                                                  <w:marBottom w:val="0"/>
                                                  <w:divBdr>
                                                    <w:top w:val="none" w:sz="0" w:space="0" w:color="auto"/>
                                                    <w:left w:val="none" w:sz="0" w:space="0" w:color="auto"/>
                                                    <w:bottom w:val="none" w:sz="0" w:space="0" w:color="auto"/>
                                                    <w:right w:val="none" w:sz="0" w:space="0" w:color="auto"/>
                                                  </w:divBdr>
                                                </w:div>
                                                <w:div w:id="102625150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124733015">
                                          <w:marLeft w:val="0"/>
                                          <w:marRight w:val="0"/>
                                          <w:marTop w:val="0"/>
                                          <w:marBottom w:val="0"/>
                                          <w:divBdr>
                                            <w:top w:val="none" w:sz="0" w:space="0" w:color="auto"/>
                                            <w:left w:val="none" w:sz="0" w:space="0" w:color="auto"/>
                                            <w:bottom w:val="none" w:sz="0" w:space="0" w:color="auto"/>
                                            <w:right w:val="none" w:sz="0" w:space="0" w:color="auto"/>
                                          </w:divBdr>
                                          <w:divsChild>
                                            <w:div w:id="787433132">
                                              <w:marLeft w:val="0"/>
                                              <w:marRight w:val="15"/>
                                              <w:marTop w:val="18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390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fontTable" Target="fontTable.xml"/><Relationship Id="rId14" Type="http://schemas.openxmlformats.org/officeDocument/2006/relationships/theme" Target="theme/theme1.xml"/><Relationship Id="rId15" Type="http://schemas.microsoft.com/office/2011/relationships/people" Target="people.xml"/><Relationship Id="rId16"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10.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1957</Words>
  <Characters>11160</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Computer</dc:creator>
  <cp:keywords/>
  <dc:description/>
  <cp:lastModifiedBy>Aaron Becker</cp:lastModifiedBy>
  <cp:revision>3</cp:revision>
  <dcterms:created xsi:type="dcterms:W3CDTF">2017-06-05T02:55:00Z</dcterms:created>
  <dcterms:modified xsi:type="dcterms:W3CDTF">2017-06-05T02:56:00Z</dcterms:modified>
</cp:coreProperties>
</file>